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15:18:46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15:18:46Z">
        <w:r>
          <w:delText>”),</w:delText>
        </w:r>
      </w:del>
      <w:ins w:id="3" w:author="blackline-tool" w:date="2026-04-13T15:18:46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15:18:46Z">
        <w:r>
          <w:delText>capital</w:delText>
        </w:r>
      </w:del>
      <w:ins w:id="5" w:author="blackline-tool" w:date="2026-04-13T15:18:46Z">
        <w:r>
          <w:t>Demand</w:t>
        </w:r>
      </w:ins>
      <w:r>
        <w:t xml:space="preserve"> </w:t>
      </w:r>
      <w:del w:id="6" w:author="blackline-tool" w:date="2026-04-13T15:18:46Z">
        <w:r>
          <w:delText>contribution</w:delText>
        </w:r>
      </w:del>
      <w:del w:id="7" w:author="blackline-tool" w:date="2026-04-13T15:18:46Z">
        <w:r>
          <w:delText xml:space="preserve"> </w:delText>
        </w:r>
      </w:del>
      <w:del w:id="8" w:author="blackline-tool" w:date="2026-04-13T15:18:46Z">
        <w:r>
          <w:delText>referred</w:delText>
        </w:r>
      </w:del>
      <w:del w:id="9" w:author="blackline-tool" w:date="2026-04-13T15:18:46Z">
        <w:r>
          <w:delText xml:space="preserve"> </w:delText>
        </w:r>
      </w:del>
      <w:del w:id="10" w:author="blackline-tool" w:date="2026-04-13T15:18:46Z">
        <w:r>
          <w:delText>to</w:delText>
        </w:r>
      </w:del>
      <w:ins w:id="11" w:author="blackline-tool" w:date="2026-04-13T15:18:46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15:18:46Z">
        <w:r>
          <w:delText>The</w:delText>
        </w:r>
      </w:del>
      <w:ins w:id="13" w:author="blackline-tool" w:date="2026-04-13T15:18:46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15:18:46Z">
        <w:r>
          <w:t>it</w:t>
        </w:r>
      </w:ins>
      <w:ins w:id="15" w:author="blackline-tool" w:date="2026-04-13T15:18:46Z">
        <w:r>
          <w:t xml:space="preserve"> </w:t>
        </w:r>
      </w:ins>
      <w:ins w:id="16" w:author="blackline-tool" w:date="2026-04-13T15:18:46Z">
        <w:r>
          <w:t>alleges</w:t>
        </w:r>
      </w:ins>
      <w:ins w:id="17" w:author="blackline-tool" w:date="2026-04-13T15:18:46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15:18:46Z">
        <w:r>
          <w:t>has</w:t>
        </w:r>
      </w:ins>
      <w:ins w:id="19" w:author="blackline-tool" w:date="2026-04-13T15:18:46Z">
        <w:r>
          <w:t xml:space="preserve"> </w:t>
        </w:r>
      </w:ins>
      <w:ins w:id="20" w:author="blackline-tool" w:date="2026-04-13T15:18:46Z">
        <w:r>
          <w:t>given</w:t>
        </w:r>
      </w:ins>
      <w:ins w:id="21" w:author="blackline-tool" w:date="2026-04-13T15:18:46Z">
        <w:r>
          <w:t xml:space="preserve"> </w:t>
        </w:r>
      </w:ins>
      <w:ins w:id="22" w:author="blackline-tool" w:date="2026-04-13T15:18:46Z">
        <w:r>
          <w:t>estimates</w:t>
        </w:r>
      </w:ins>
      <w:ins w:id="23" w:author="blackline-tool" w:date="2026-04-13T15:18:46Z">
        <w:r>
          <w:t>,</w:t>
        </w:r>
      </w:ins>
      <w:ins w:id="24" w:author="blackline-tool" w:date="2026-04-13T15:18:46Z">
        <w:r>
          <w:t xml:space="preserve"> </w:t>
        </w:r>
      </w:ins>
      <w:ins w:id="25" w:author="blackline-tool" w:date="2026-04-13T15:18:46Z">
        <w:r>
          <w:t>but</w:t>
        </w:r>
      </w:ins>
      <w:ins w:id="26" w:author="blackline-tool" w:date="2026-04-13T15:18:46Z">
        <w:r>
          <w:t xml:space="preserve"> </w:t>
        </w:r>
      </w:ins>
      <w:r>
        <w:t>cannot</w:t>
      </w:r>
      <w:r>
        <w:t xml:space="preserve"> </w:t>
      </w:r>
      <w:r>
        <w:t>tender</w:t>
      </w:r>
      <w:r>
        <w:t xml:space="preserve"> </w:t>
      </w:r>
      <w:r>
        <w:t>actual</w:t>
      </w:r>
      <w:r>
        <w:t xml:space="preserve"> </w:t>
      </w:r>
      <w:r>
        <w:t>traffic</w:t>
      </w:r>
      <w:ins w:id="27" w:author="blackline-tool" w:date="2026-04-13T15:18:46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15:18:46Z">
        <w:r>
          <w:delText>The</w:delText>
        </w:r>
      </w:del>
      <w:ins w:id="29" w:author="blackline-tool" w:date="2026-04-13T15:18:46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15:18:46Z">
        <w:r>
          <w:delText>a</w:delText>
        </w:r>
      </w:del>
      <w:ins w:id="31" w:author="blackline-tool" w:date="2026-04-13T15:18:46Z">
        <w:r>
          <w:t>an</w:t>
        </w:r>
      </w:ins>
      <w:r>
        <w:t xml:space="preserve"> </w:t>
      </w:r>
      <w:del w:id="32" w:author="blackline-tool" w:date="2026-04-13T15:18:46Z">
        <w:r>
          <w:delText>proposed</w:delText>
        </w:r>
      </w:del>
      <w:ins w:id="33" w:author="blackline-tool" w:date="2026-04-13T15:18:46Z">
        <w:r>
          <w:t>upgrade</w:t>
        </w:r>
      </w:ins>
      <w:r>
        <w:t xml:space="preserve"> </w:t>
      </w:r>
      <w:del w:id="34" w:author="blackline-tool" w:date="2026-04-13T15:18:46Z">
        <w:r>
          <w:delText>siding</w:delText>
        </w:r>
      </w:del>
      <w:ins w:id="35" w:author="blackline-tool" w:date="2026-04-13T15:18:46Z">
        <w:r>
          <w:t>of</w:t>
        </w:r>
      </w:ins>
      <w:ins w:id="36" w:author="blackline-tool" w:date="2026-04-13T15:18:46Z">
        <w:r>
          <w:t xml:space="preserve"> </w:t>
        </w:r>
      </w:ins>
      <w:ins w:id="37" w:author="blackline-tool" w:date="2026-04-13T15:18:46Z">
        <w:r>
          <w:t>rail</w:t>
        </w:r>
      </w:ins>
      <w:ins w:id="38" w:author="blackline-tool" w:date="2026-04-13T15:18:46Z">
        <w:r>
          <w:t xml:space="preserve"> </w:t>
        </w:r>
      </w:ins>
      <w:ins w:id="39" w:author="blackline-tool" w:date="2026-04-13T15:18:46Z">
        <w:r>
          <w:t>infrastructure</w:t>
        </w:r>
      </w:ins>
      <w:r>
        <w:t xml:space="preserve"> </w:t>
      </w:r>
      <w:r>
        <w:t>at</w:t>
      </w:r>
      <w:r>
        <w:t xml:space="preserve"> </w:t>
      </w:r>
      <w:del w:id="40" w:author="blackline-tool" w:date="2026-04-13T15:18:46Z">
        <w:r>
          <w:delText>Pickardville</w:delText>
        </w:r>
      </w:del>
      <w:ins w:id="41" w:author="blackline-tool" w:date="2026-04-13T15:18:46Z">
        <w:r>
          <w:t>various</w:t>
        </w:r>
      </w:ins>
      <w:ins w:id="42" w:author="blackline-tool" w:date="2026-04-13T15:18:46Z">
        <w:r>
          <w:t xml:space="preserve"> </w:t>
        </w:r>
      </w:ins>
      <w:ins w:id="43" w:author="blackline-tool" w:date="2026-04-13T15:18:46Z">
        <w:r>
          <w:t>locations</w:t>
        </w:r>
      </w:ins>
      <w:ins w:id="44" w:author="blackline-tool" w:date="2026-04-13T15:18:46Z">
        <w:r>
          <w:t xml:space="preserve"> </w:t>
        </w:r>
      </w:ins>
      <w:ins w:id="45" w:author="blackline-tool" w:date="2026-04-13T15:18:46Z">
        <w:r>
          <w:t>including</w:t>
        </w:r>
      </w:ins>
      <w:r>
        <w:t>,</w:t>
      </w:r>
      <w:r>
        <w:t xml:space="preserve"> </w:t>
      </w:r>
      <w:del w:id="46" w:author="blackline-tool" w:date="2026-04-13T15:18:46Z">
        <w:r>
          <w:delText>Alberta</w:delText>
        </w:r>
      </w:del>
      <w:ins w:id="47" w:author="blackline-tool" w:date="2026-04-13T15:18:46Z">
        <w:r>
          <w:t>but</w:t>
        </w:r>
      </w:ins>
      <w:ins w:id="48" w:author="blackline-tool" w:date="2026-04-13T15:18:46Z">
        <w:r>
          <w:t xml:space="preserve"> </w:t>
        </w:r>
      </w:ins>
      <w:ins w:id="49" w:author="blackline-tool" w:date="2026-04-13T15:18:46Z">
        <w:r>
          <w:t>not</w:t>
        </w:r>
      </w:ins>
      <w:ins w:id="50" w:author="blackline-tool" w:date="2026-04-13T15:18:46Z">
        <w:r>
          <w:t xml:space="preserve"> </w:t>
        </w:r>
      </w:ins>
      <w:ins w:id="51" w:author="blackline-tool" w:date="2026-04-13T15:18:46Z">
        <w:r>
          <w:t>limited</w:t>
        </w:r>
      </w:ins>
      <w:ins w:id="52" w:author="blackline-tool" w:date="2026-04-13T15:18:46Z">
        <w:r>
          <w:t xml:space="preserve"> </w:t>
        </w:r>
      </w:ins>
      <w:ins w:id="53" w:author="blackline-tool" w:date="2026-04-13T15:18:46Z">
        <w:r>
          <w:t>to</w:t>
        </w:r>
      </w:ins>
      <w:ins w:id="54" w:author="blackline-tool" w:date="2026-04-13T15:18:46Z">
        <w:r>
          <w:t>,</w:t>
        </w:r>
      </w:ins>
      <w:ins w:id="55" w:author="blackline-tool" w:date="2026-04-13T15:18:46Z">
        <w:r>
          <w:t xml:space="preserve"> </w:t>
        </w:r>
      </w:ins>
      <w:ins w:id="56" w:author="blackline-tool" w:date="2026-04-13T15:18:46Z">
        <w:r>
          <w:t>McLennan</w:t>
        </w:r>
      </w:ins>
      <w:ins w:id="57" w:author="blackline-tool" w:date="2026-04-13T15:18:46Z">
        <w:r>
          <w:t xml:space="preserve"> </w:t>
        </w:r>
      </w:ins>
      <w:ins w:id="58" w:author="blackline-tool" w:date="2026-04-13T15:18:46Z">
        <w:r>
          <w:t>Yard</w:t>
        </w:r>
      </w:ins>
      <w:ins w:id="59" w:author="blackline-tool" w:date="2026-04-13T15:18:46Z">
        <w:r>
          <w:t xml:space="preserve"> </w:t>
        </w:r>
      </w:ins>
      <w:ins w:id="60" w:author="blackline-tool" w:date="2026-04-13T15:18:46Z">
        <w:r>
          <w:t>and</w:t>
        </w:r>
      </w:ins>
      <w:ins w:id="61" w:author="blackline-tool" w:date="2026-04-13T15:18:46Z">
        <w:r>
          <w:t xml:space="preserve"> </w:t>
        </w:r>
      </w:ins>
      <w:ins w:id="62" w:author="blackline-tool" w:date="2026-04-13T15:18:46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15:18:46Z">
        <w:r>
          <w:t xml:space="preserve"> </w:t>
        </w:r>
      </w:ins>
      <w:ins w:id="64" w:author="blackline-tool" w:date="2026-04-13T15:18:46Z">
        <w:r>
          <w:t>relative</w:t>
        </w:r>
      </w:ins>
      <w:ins w:id="65" w:author="blackline-tool" w:date="2026-04-13T15:18:46Z">
        <w:r>
          <w:t xml:space="preserve"> </w:t>
        </w:r>
      </w:ins>
      <w:ins w:id="66" w:author="blackline-tool" w:date="2026-04-13T15:18:46Z">
        <w:r>
          <w:t>to</w:t>
        </w:r>
      </w:ins>
      <w:ins w:id="67" w:author="blackline-tool" w:date="2026-04-13T15:18:46Z">
        <w:r>
          <w:t xml:space="preserve"> </w:t>
        </w:r>
      </w:ins>
      <w:ins w:id="68" w:author="blackline-tool" w:date="2026-04-13T15:18:46Z">
        <w:r>
          <w:t>2024</w:t>
        </w:r>
      </w:ins>
      <w:ins w:id="69" w:author="blackline-tool" w:date="2026-04-13T15:18:46Z">
        <w:r>
          <w:t xml:space="preserve"> </w:t>
        </w:r>
      </w:ins>
      <w:ins w:id="70" w:author="blackline-tool" w:date="2026-04-13T15:18:46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15:18:46Z">
        <w:r>
          <w:t>letters</w:t>
        </w:r>
      </w:ins>
      <w:ins w:id="72" w:author="blackline-tool" w:date="2026-04-13T15:18:46Z">
        <w:r>
          <w:t xml:space="preserve"> </w:t>
        </w:r>
      </w:ins>
      <w:ins w:id="73" w:author="blackline-tool" w:date="2026-04-13T15:18:46Z">
        <w:r>
          <w:t>of</w:t>
        </w:r>
      </w:ins>
      <w:ins w:id="74" w:author="blackline-tool" w:date="2026-04-13T15:18:46Z">
        <w:r>
          <w:t xml:space="preserve"> </w:t>
        </w:r>
      </w:ins>
      <w:ins w:id="75" w:author="blackline-tool" w:date="2026-04-13T15:18:46Z">
        <w:r>
          <w:t>intent</w:t>
        </w:r>
      </w:ins>
      <w:ins w:id="76" w:author="blackline-tool" w:date="2026-04-13T15:18:46Z">
        <w:r>
          <w:t xml:space="preserve"> </w:t>
        </w:r>
      </w:ins>
      <w:ins w:id="77" w:author="blackline-tool" w:date="2026-04-13T15:18:46Z">
        <w:r>
          <w:t>for</w:t>
        </w:r>
      </w:ins>
      <w:ins w:id="78" w:author="blackline-tool" w:date="2026-04-13T15:18:46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15:18:46Z">
        <w:r>
          <w:delText>committed</w:delText>
        </w:r>
      </w:del>
      <w:del w:id="80" w:author="blackline-tool" w:date="2026-04-13T15:18:46Z">
        <w:r>
          <w:delText xml:space="preserve"> </w:delText>
        </w:r>
      </w:del>
      <w:del w:id="81" w:author="blackline-tool" w:date="2026-04-13T15:18:46Z">
        <w:r>
          <w:delText>in</w:delText>
        </w:r>
      </w:del>
      <w:del w:id="82" w:author="blackline-tool" w:date="2026-04-13T15:18:46Z">
        <w:r>
          <w:delText xml:space="preserve"> </w:delText>
        </w:r>
      </w:del>
      <w:del w:id="83" w:author="blackline-tool" w:date="2026-04-13T15:18:46Z">
        <w:r>
          <w:delText>principle</w:delText>
        </w:r>
      </w:del>
      <w:del w:id="84" w:author="blackline-tool" w:date="2026-04-13T15:18:46Z">
        <w:r>
          <w:delText xml:space="preserve"> </w:delText>
        </w:r>
      </w:del>
      <w:r>
        <w:t>at</w:t>
      </w:r>
      <w:r>
        <w:t xml:space="preserve"> </w:t>
      </w:r>
      <w:r>
        <w:t>approximately</w:t>
      </w:r>
      <w:r>
        <w:t xml:space="preserve"> </w:t>
      </w:r>
      <w:r>
        <w:t>$</w:t>
      </w:r>
      <w:r>
        <w:t>150</w:t>
      </w:r>
      <w:r>
        <w:t xml:space="preserve"> </w:t>
      </w:r>
      <w:r>
        <w:t>million</w:t>
      </w:r>
      <w:ins w:id="85" w:author="blackline-tool" w:date="2026-04-13T15:18:46Z">
        <w:r>
          <w:t xml:space="preserve"> </w:t>
        </w:r>
      </w:ins>
      <w:ins w:id="86" w:author="blackline-tool" w:date="2026-04-13T15:18:46Z">
        <w:r>
          <w:t>under</w:t>
        </w:r>
      </w:ins>
      <w:ins w:id="87" w:author="blackline-tool" w:date="2026-04-13T15:18:46Z">
        <w:r>
          <w:t xml:space="preserve"> </w:t>
        </w:r>
      </w:ins>
      <w:ins w:id="88" w:author="blackline-tool" w:date="2026-04-13T15:18:46Z">
        <w:r>
          <w:t>letters</w:t>
        </w:r>
      </w:ins>
      <w:ins w:id="89" w:author="blackline-tool" w:date="2026-04-13T15:18:46Z">
        <w:r>
          <w:t xml:space="preserve"> </w:t>
        </w:r>
      </w:ins>
      <w:ins w:id="90" w:author="blackline-tool" w:date="2026-04-13T15:18:46Z">
        <w:r>
          <w:t>of</w:t>
        </w:r>
      </w:ins>
      <w:ins w:id="91" w:author="blackline-tool" w:date="2026-04-13T15:18:46Z">
        <w:r>
          <w:t xml:space="preserve"> </w:t>
        </w:r>
      </w:ins>
      <w:ins w:id="92" w:author="blackline-tool" w:date="2026-04-13T15:18:46Z">
        <w:r>
          <w:t>intent</w:t>
        </w:r>
      </w:ins>
      <w:ins w:id="93" w:author="blackline-tool" w:date="2026-04-13T15:18:46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15:18:46Z">
        <w:r>
          <w:t>,</w:t>
        </w:r>
      </w:ins>
      <w:ins w:id="95" w:author="blackline-tool" w:date="2026-04-13T15:18:46Z">
        <w:r>
          <w:t xml:space="preserve"> </w:t>
        </w:r>
      </w:ins>
      <w:ins w:id="96" w:author="blackline-tool" w:date="2026-04-13T15:18:46Z">
        <w:r>
          <w:t>operated</w:t>
        </w:r>
      </w:ins>
      <w:ins w:id="97" w:author="blackline-tool" w:date="2026-04-13T15:18:46Z">
        <w:r>
          <w:t xml:space="preserve"> </w:t>
        </w:r>
      </w:ins>
      <w:ins w:id="98" w:author="blackline-tool" w:date="2026-04-13T15:18:46Z">
        <w:r>
          <w:t>as</w:t>
        </w:r>
      </w:ins>
      <w:ins w:id="99" w:author="blackline-tool" w:date="2026-04-13T15:18:46Z">
        <w:r>
          <w:t xml:space="preserve"> </w:t>
        </w:r>
      </w:ins>
      <w:ins w:id="100" w:author="blackline-tool" w:date="2026-04-13T15:18:46Z">
        <w:r>
          <w:t>partial</w:t>
        </w:r>
      </w:ins>
      <w:ins w:id="101" w:author="blackline-tool" w:date="2026-04-13T15:18:46Z">
        <w:r>
          <w:t xml:space="preserve"> </w:t>
        </w:r>
      </w:ins>
      <w:ins w:id="102" w:author="blackline-tool" w:date="2026-04-13T15:18:46Z">
        <w:r>
          <w:t>train</w:t>
        </w:r>
      </w:ins>
      <w:ins w:id="103" w:author="blackline-tool" w:date="2026-04-13T15:18:46Z">
        <w:r>
          <w:t xml:space="preserve"> </w:t>
        </w:r>
      </w:ins>
      <w:ins w:id="104" w:author="blackline-tool" w:date="2026-04-13T15:18:46Z">
        <w:r>
          <w:t>sets</w:t>
        </w:r>
      </w:ins>
      <w:ins w:id="105" w:author="blackline-tool" w:date="2026-04-13T15:18:46Z">
        <w:r>
          <w:t xml:space="preserve"> </w:t>
        </w:r>
      </w:ins>
      <w:ins w:id="106" w:author="blackline-tool" w:date="2026-04-13T15:18:46Z">
        <w:r>
          <w:t>by</w:t>
        </w:r>
      </w:ins>
      <w:ins w:id="107" w:author="blackline-tool" w:date="2026-04-13T15:18:46Z">
        <w:r>
          <w:t xml:space="preserve"> </w:t>
        </w:r>
      </w:ins>
      <w:ins w:id="108" w:author="blackline-tool" w:date="2026-04-13T15:18:46Z">
        <w:r>
          <w:t>accommodation</w:t>
        </w:r>
      </w:ins>
      <w:ins w:id="109" w:author="blackline-tool" w:date="2026-04-13T15:18:46Z">
        <w:r>
          <w:t xml:space="preserve"> </w:t>
        </w:r>
      </w:ins>
      <w:ins w:id="110" w:author="blackline-tool" w:date="2026-04-13T15:18:46Z">
        <w:r>
          <w:t>of</w:t>
        </w:r>
      </w:ins>
      <w:ins w:id="111" w:author="blackline-tool" w:date="2026-04-13T15:18:46Z">
        <w:r>
          <w:t xml:space="preserve"> </w:t>
        </w:r>
      </w:ins>
      <w:ins w:id="112" w:author="blackline-tool" w:date="2026-04-13T15:18:46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15:18:46Z">
        <w:r>
          <w:delText>20</w:delText>
        </w:r>
      </w:del>
      <w:ins w:id="114" w:author="blackline-tool" w:date="2026-04-13T15:18:46Z">
        <w:r>
          <w:t>one</w:t>
        </w:r>
      </w:ins>
      <w:r>
        <w:t xml:space="preserve"> </w:t>
      </w:r>
      <w:del w:id="115" w:author="blackline-tool" w:date="2026-04-13T15:18:46Z">
        <w:r>
          <w:delText>cars</w:delText>
        </w:r>
      </w:del>
      <w:ins w:id="116" w:author="blackline-tool" w:date="2026-04-13T15:18:46Z">
        <w:r>
          <w:t>Unit</w:t>
        </w:r>
      </w:ins>
      <w:ins w:id="117" w:author="blackline-tool" w:date="2026-04-13T15:18:46Z">
        <w:r>
          <w:t xml:space="preserve"> </w:t>
        </w:r>
      </w:ins>
      <w:ins w:id="118" w:author="blackline-tool" w:date="2026-04-13T15:18:46Z">
        <w:r>
          <w:t>Train</w:t>
        </w:r>
      </w:ins>
      <w:r>
        <w:t xml:space="preserve"> </w:t>
      </w:r>
      <w:r>
        <w:t>per</w:t>
      </w:r>
      <w:r>
        <w:t xml:space="preserve"> </w:t>
      </w:r>
      <w:del w:id="119" w:author="blackline-tool" w:date="2026-04-13T15:18:46Z">
        <w:r>
          <w:delText>week</w:delText>
        </w:r>
      </w:del>
      <w:del w:id="120" w:author="blackline-tool" w:date="2026-04-13T15:18:46Z">
        <w:r>
          <w:delText xml:space="preserve"> </w:delText>
        </w:r>
      </w:del>
      <w:del w:id="121" w:author="blackline-tool" w:date="2026-04-13T15:18:46Z">
        <w:r>
          <w:delText>(</w:delText>
        </w:r>
      </w:del>
      <w:del w:id="122" w:author="blackline-tool" w:date="2026-04-13T15:18:46Z">
        <w:r>
          <w:delText>reflecting</w:delText>
        </w:r>
      </w:del>
      <w:del w:id="123" w:author="blackline-tool" w:date="2026-04-13T15:18:46Z">
        <w:r>
          <w:delText xml:space="preserve"> </w:delText>
        </w:r>
      </w:del>
      <w:del w:id="124" w:author="blackline-tool" w:date="2026-04-13T15:18:46Z">
        <w:r>
          <w:delText>CN</w:delText>
        </w:r>
      </w:del>
      <w:del w:id="125" w:author="blackline-tool" w:date="2026-04-13T15:18:46Z">
        <w:r>
          <w:delText>’</w:delText>
        </w:r>
      </w:del>
      <w:del w:id="126" w:author="blackline-tool" w:date="2026-04-13T15:18:46Z">
        <w:r>
          <w:delText>s</w:delText>
        </w:r>
      </w:del>
      <w:del w:id="127" w:author="blackline-tool" w:date="2026-04-13T15:18:46Z">
        <w:r>
          <w:delText xml:space="preserve"> </w:delText>
        </w:r>
      </w:del>
      <w:del w:id="128" w:author="blackline-tool" w:date="2026-04-13T15:18:46Z">
        <w:r>
          <w:delText>March</w:delText>
        </w:r>
      </w:del>
      <w:del w:id="129" w:author="blackline-tool" w:date="2026-04-13T15:18:46Z">
        <w:r>
          <w:delText xml:space="preserve"> </w:delText>
        </w:r>
      </w:del>
      <w:del w:id="130" w:author="blackline-tool" w:date="2026-04-13T15:18:46Z">
        <w:r>
          <w:delText>18</w:delText>
        </w:r>
      </w:del>
      <w:del w:id="131" w:author="blackline-tool" w:date="2026-04-13T15:18:46Z">
        <w:r>
          <w:delText>,</w:delText>
        </w:r>
      </w:del>
      <w:del w:id="132" w:author="blackline-tool" w:date="2026-04-13T15:18:46Z">
        <w:r>
          <w:delText xml:space="preserve"> </w:delText>
        </w:r>
      </w:del>
      <w:del w:id="133" w:author="blackline-tool" w:date="2026-04-13T15:18:46Z">
        <w:r>
          <w:delText>2024</w:delText>
        </w:r>
      </w:del>
      <w:del w:id="134" w:author="blackline-tool" w:date="2026-04-13T15:18:46Z">
        <w:r>
          <w:delText xml:space="preserve"> </w:delText>
        </w:r>
      </w:del>
      <w:del w:id="135" w:author="blackline-tool" w:date="2026-04-13T15:18:46Z">
        <w:r>
          <w:delText>position</w:delText>
        </w:r>
      </w:del>
      <w:del w:id="136" w:author="blackline-tool" w:date="2026-04-13T15:18:46Z">
        <w:r>
          <w:delText>)</w:delText>
        </w:r>
      </w:del>
      <w:ins w:id="137" w:author="blackline-tool" w:date="2026-04-13T15:18:46Z">
        <w:r>
          <w:t>month</w:t>
        </w:r>
      </w:ins>
      <w:r>
        <w:t xml:space="preserve"> </w:t>
      </w:r>
      <w:r>
        <w:t>and</w:t>
      </w:r>
      <w:r>
        <w:t xml:space="preserve"> </w:t>
      </w:r>
      <w:r>
        <w:t>ramping</w:t>
      </w:r>
      <w:r>
        <w:t xml:space="preserve"> </w:t>
      </w:r>
      <w:r>
        <w:t>to</w:t>
      </w:r>
      <w:r>
        <w:t xml:space="preserve"> </w:t>
      </w:r>
      <w:r>
        <w:t>approximately</w:t>
      </w:r>
      <w:r>
        <w:t xml:space="preserve"> </w:t>
      </w:r>
      <w:ins w:id="138" w:author="blackline-tool" w:date="2026-04-13T15:18:46Z">
        <w:r>
          <w:t>one</w:t>
        </w:r>
      </w:ins>
      <w:ins w:id="139" w:author="blackline-tool" w:date="2026-04-13T15:18:46Z">
        <w:r>
          <w:t xml:space="preserve"> </w:t>
        </w:r>
      </w:ins>
      <w:ins w:id="140" w:author="blackline-tool" w:date="2026-04-13T15:18:46Z">
        <w:r>
          <w:t>Unit</w:t>
        </w:r>
      </w:ins>
      <w:ins w:id="141" w:author="blackline-tool" w:date="2026-04-13T15:18:46Z">
        <w:r>
          <w:t xml:space="preserve"> </w:t>
        </w:r>
      </w:ins>
      <w:ins w:id="142" w:author="blackline-tool" w:date="2026-04-13T15:18:46Z">
        <w:r>
          <w:t>Train</w:t>
        </w:r>
      </w:ins>
      <w:ins w:id="143" w:author="blackline-tool" w:date="2026-04-13T15:18:46Z">
        <w:r>
          <w:t xml:space="preserve"> </w:t>
        </w:r>
      </w:ins>
      <w:ins w:id="144" w:author="blackline-tool" w:date="2026-04-13T15:18:46Z">
        <w:r>
          <w:t>every</w:t>
        </w:r>
      </w:ins>
      <w:ins w:id="145" w:author="blackline-tool" w:date="2026-04-13T15:18:46Z">
        <w:r>
          <w:t xml:space="preserve"> </w:t>
        </w:r>
      </w:ins>
      <w:r>
        <w:t>40</w:t>
      </w:r>
      <w:r>
        <w:t xml:space="preserve"> </w:t>
      </w:r>
      <w:del w:id="146" w:author="blackline-tool" w:date="2026-04-13T15:18:46Z">
        <w:r>
          <w:delText>cars</w:delText>
        </w:r>
      </w:del>
      <w:del w:id="147" w:author="blackline-tool" w:date="2026-04-13T15:18:46Z">
        <w:r>
          <w:delText xml:space="preserve"> </w:delText>
        </w:r>
      </w:del>
      <w:del w:id="148" w:author="blackline-tool" w:date="2026-04-13T15:18:46Z">
        <w:r>
          <w:delText>per</w:delText>
        </w:r>
      </w:del>
      <w:del w:id="149" w:author="blackline-tool" w:date="2026-04-13T15:18:46Z">
        <w:r>
          <w:delText xml:space="preserve"> </w:delText>
        </w:r>
      </w:del>
      <w:del w:id="150" w:author="blackline-tool" w:date="2026-04-13T15:18:46Z">
        <w:r>
          <w:delText>week</w:delText>
        </w:r>
      </w:del>
      <w:ins w:id="151" w:author="blackline-tool" w:date="2026-04-13T15:18:46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2" w:author="blackline-tool" w:date="2026-04-13T15:18:46Z">
        <w:r>
          <w:delText>.</w:delText>
        </w:r>
      </w:del>
      <w:ins w:id="153" w:author="blackline-tool" w:date="2026-04-13T15:18:46Z">
        <w:r>
          <w:t xml:space="preserve"> </w:t>
        </w:r>
      </w:ins>
      <w:ins w:id="154" w:author="blackline-tool" w:date="2026-04-13T15:18:46Z">
        <w:r>
          <w:t>(</w:t>
        </w:r>
      </w:ins>
      <w:ins w:id="155" w:author="blackline-tool" w:date="2026-04-13T15:18:46Z">
        <w:r>
          <w:t>each</w:t>
        </w:r>
      </w:ins>
      <w:ins w:id="156" w:author="blackline-tool" w:date="2026-04-13T15:18:46Z">
        <w:r>
          <w:t xml:space="preserve"> </w:t>
        </w:r>
      </w:ins>
      <w:ins w:id="157" w:author="blackline-tool" w:date="2026-04-13T15:18:46Z">
        <w:r>
          <w:t>Unit</w:t>
        </w:r>
      </w:ins>
      <w:ins w:id="158" w:author="blackline-tool" w:date="2026-04-13T15:18:46Z">
        <w:r>
          <w:t xml:space="preserve"> </w:t>
        </w:r>
      </w:ins>
      <w:ins w:id="159" w:author="blackline-tool" w:date="2026-04-13T15:18:46Z">
        <w:r>
          <w:t>Train</w:t>
        </w:r>
      </w:ins>
      <w:ins w:id="160" w:author="blackline-tool" w:date="2026-04-13T15:18:46Z">
        <w:r>
          <w:t xml:space="preserve"> </w:t>
        </w:r>
      </w:ins>
      <w:ins w:id="161" w:author="blackline-tool" w:date="2026-04-13T15:18:46Z">
        <w:r>
          <w:t>consisting</w:t>
        </w:r>
      </w:ins>
      <w:ins w:id="162" w:author="blackline-tool" w:date="2026-04-13T15:18:46Z">
        <w:r>
          <w:t xml:space="preserve"> </w:t>
        </w:r>
      </w:ins>
      <w:ins w:id="163" w:author="blackline-tool" w:date="2026-04-13T15:18:46Z">
        <w:r>
          <w:t>of</w:t>
        </w:r>
      </w:ins>
      <w:ins w:id="164" w:author="blackline-tool" w:date="2026-04-13T15:18:46Z">
        <w:r>
          <w:t xml:space="preserve"> </w:t>
        </w:r>
      </w:ins>
      <w:ins w:id="165" w:author="blackline-tool" w:date="2026-04-13T15:18:46Z">
        <w:r>
          <w:t>approximately</w:t>
        </w:r>
      </w:ins>
      <w:ins w:id="166" w:author="blackline-tool" w:date="2026-04-13T15:18:46Z">
        <w:r>
          <w:t xml:space="preserve"> </w:t>
        </w:r>
      </w:ins>
      <w:ins w:id="167" w:author="blackline-tool" w:date="2026-04-13T15:18:46Z">
        <w:r>
          <w:t>105</w:t>
        </w:r>
      </w:ins>
      <w:ins w:id="168" w:author="blackline-tool" w:date="2026-04-13T15:18:46Z">
        <w:r>
          <w:t xml:space="preserve"> </w:t>
        </w:r>
      </w:ins>
      <w:ins w:id="169" w:author="blackline-tool" w:date="2026-04-13T15:18:46Z">
        <w:r>
          <w:t>covered</w:t>
        </w:r>
      </w:ins>
      <w:ins w:id="170" w:author="blackline-tool" w:date="2026-04-13T15:18:46Z">
        <w:r>
          <w:t xml:space="preserve"> </w:t>
        </w:r>
      </w:ins>
      <w:ins w:id="171" w:author="blackline-tool" w:date="2026-04-13T15:18:46Z">
        <w:r>
          <w:t>hopper</w:t>
        </w:r>
      </w:ins>
      <w:ins w:id="172" w:author="blackline-tool" w:date="2026-04-13T15:18:46Z">
        <w:r>
          <w:t xml:space="preserve"> </w:t>
        </w:r>
      </w:ins>
      <w:ins w:id="173" w:author="blackline-tool" w:date="2026-04-13T15:18:46Z">
        <w:r>
          <w:t>cars</w:t>
        </w:r>
      </w:ins>
      <w:ins w:id="174" w:author="blackline-tool" w:date="2026-04-13T15:18:46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del w:id="175" w:author="blackline-tool" w:date="2026-04-13T15:18:46Z">
        <w:r>
          <w:delText>cars</w:delText>
        </w:r>
      </w:del>
      <w:ins w:id="176" w:author="blackline-tool" w:date="2026-04-13T15:18:46Z">
        <w:r>
          <w:t>Unit</w:t>
        </w:r>
      </w:ins>
      <w:ins w:id="177" w:author="blackline-tool" w:date="2026-04-13T15:18:46Z">
        <w:r>
          <w:t xml:space="preserve"> </w:t>
        </w:r>
      </w:ins>
      <w:ins w:id="178" w:author="blackline-tool" w:date="2026-04-13T15:18:46Z">
        <w:r>
          <w:t>Trains</w:t>
        </w:r>
      </w:ins>
      <w:r>
        <w:t xml:space="preserve"> </w:t>
      </w:r>
      <w:r>
        <w:t>per</w:t>
      </w:r>
      <w:r>
        <w:t xml:space="preserve"> </w:t>
      </w:r>
      <w:del w:id="179" w:author="blackline-tool" w:date="2026-04-13T15:18:46Z">
        <w:r>
          <w:delText>week</w:delText>
        </w:r>
      </w:del>
      <w:del w:id="180" w:author="blackline-tool" w:date="2026-04-13T15:18:46Z">
        <w:r>
          <w:delText>,</w:delText>
        </w:r>
      </w:del>
      <w:ins w:id="181" w:author="blackline-tool" w:date="2026-04-13T15:18:46Z">
        <w:r>
          <w:t>year</w:t>
        </w:r>
      </w:ins>
      <w:ins w:id="182" w:author="blackline-tool" w:date="2026-04-13T15:18:46Z">
        <w:r>
          <w:t xml:space="preserve"> </w:t>
        </w:r>
      </w:ins>
      <w:ins w:id="183" w:author="blackline-tool" w:date="2026-04-13T15:18:46Z">
        <w:r>
          <w:t>(</w:t>
        </w:r>
      </w:ins>
      <w:ins w:id="184" w:author="blackline-tool" w:date="2026-04-13T15:18:46Z">
        <w:r>
          <w:t>approximately</w:t>
        </w:r>
      </w:ins>
      <w:ins w:id="185" w:author="blackline-tool" w:date="2026-04-13T15:18:46Z">
        <w:r>
          <w:t xml:space="preserve"> </w:t>
        </w:r>
      </w:ins>
      <w:ins w:id="186" w:author="blackline-tool" w:date="2026-04-13T15:18:46Z">
        <w:r>
          <w:t>one</w:t>
        </w:r>
      </w:ins>
      <w:ins w:id="187" w:author="blackline-tool" w:date="2026-04-13T15:18:46Z">
        <w:r>
          <w:t xml:space="preserve"> </w:t>
        </w:r>
      </w:ins>
      <w:ins w:id="188" w:author="blackline-tool" w:date="2026-04-13T15:18:46Z">
        <w:r>
          <w:t>every</w:t>
        </w:r>
      </w:ins>
      <w:ins w:id="189" w:author="blackline-tool" w:date="2026-04-13T15:18:46Z">
        <w:r>
          <w:t xml:space="preserve"> </w:t>
        </w:r>
      </w:ins>
      <w:ins w:id="190" w:author="blackline-tool" w:date="2026-04-13T15:18:46Z">
        <w:r>
          <w:t>10</w:t>
        </w:r>
      </w:ins>
      <w:ins w:id="191" w:author="blackline-tool" w:date="2026-04-13T15:18:46Z">
        <w:r>
          <w:t xml:space="preserve"> </w:t>
        </w:r>
      </w:ins>
      <w:ins w:id="192" w:author="blackline-tool" w:date="2026-04-13T15:18:46Z">
        <w:r>
          <w:t>days</w:t>
        </w:r>
      </w:ins>
      <w:ins w:id="193" w:author="blackline-tool" w:date="2026-04-13T15:18:46Z">
        <w:r>
          <w:t>),</w:t>
        </w:r>
      </w:ins>
      <w:r>
        <w:t xml:space="preserve"> </w:t>
      </w:r>
      <w:r>
        <w:t>approximately</w:t>
      </w:r>
      <w:r>
        <w:t xml:space="preserve"> </w:t>
      </w:r>
      <w:r>
        <w:t>3</w:t>
      </w:r>
      <w:r>
        <w:t>,</w:t>
      </w:r>
      <w:r>
        <w:t>813</w:t>
      </w:r>
      <w:r>
        <w:t xml:space="preserve"> </w:t>
      </w:r>
      <w:r>
        <w:t>carloads</w:t>
      </w:r>
      <w:r>
        <w:t xml:space="preserve"> </w:t>
      </w:r>
      <w:r>
        <w:t>per</w:t>
      </w:r>
      <w:r>
        <w:t xml:space="preserve"> </w:t>
      </w:r>
      <w:r>
        <w:t>year</w:t>
      </w:r>
      <w:del w:id="194" w:author="blackline-tool" w:date="2026-04-13T15:18:46Z">
        <w:r>
          <w:delText>,</w:delText>
        </w:r>
      </w:del>
      <w:r>
        <w:t xml:space="preserve"> </w:t>
      </w:r>
      <w:del w:id="195" w:author="blackline-tool" w:date="2026-04-13T15:18:46Z">
        <w:r>
          <w:delText>and</w:delText>
        </w:r>
      </w:del>
      <w:ins w:id="196" w:author="blackline-tool" w:date="2026-04-13T15:18:46Z">
        <w:r>
          <w:t>at</w:t>
        </w:r>
      </w:ins>
      <w:r>
        <w:t xml:space="preserve"> </w:t>
      </w:r>
      <w:del w:id="197" w:author="blackline-tool" w:date="2026-04-13T15:18:46Z">
        <w:r>
          <w:delText>approximately</w:delText>
        </w:r>
      </w:del>
      <w:del w:id="198" w:author="blackline-tool" w:date="2026-04-13T15:18:46Z">
        <w:r>
          <w:delText xml:space="preserve"> </w:delText>
        </w:r>
      </w:del>
      <w:del w:id="199" w:author="blackline-tool" w:date="2026-04-13T15:18:46Z">
        <w:r>
          <w:delText>36</w:delText>
        </w:r>
      </w:del>
      <w:del w:id="200" w:author="blackline-tool" w:date="2026-04-13T15:18:46Z">
        <w:r>
          <w:delText xml:space="preserve"> </w:delText>
        </w:r>
      </w:del>
      <w:del w:id="201" w:author="blackline-tool" w:date="2026-04-13T15:18:46Z">
        <w:r>
          <w:delText>Unit</w:delText>
        </w:r>
      </w:del>
      <w:del w:id="202" w:author="blackline-tool" w:date="2026-04-13T15:18:46Z">
        <w:r>
          <w:delText xml:space="preserve"> </w:delText>
        </w:r>
      </w:del>
      <w:del w:id="203" w:author="blackline-tool" w:date="2026-04-13T15:18:46Z">
        <w:r>
          <w:delText>Trains</w:delText>
        </w:r>
      </w:del>
      <w:del w:id="204" w:author="blackline-tool" w:date="2026-04-13T15:18:46Z">
        <w:r>
          <w:delText xml:space="preserve"> </w:delText>
        </w:r>
      </w:del>
      <w:del w:id="205" w:author="blackline-tool" w:date="2026-04-13T15:18:46Z">
        <w:r>
          <w:delText>per</w:delText>
        </w:r>
      </w:del>
      <w:del w:id="206" w:author="blackline-tool" w:date="2026-04-13T15:18:46Z">
        <w:r>
          <w:delText xml:space="preserve"> </w:delText>
        </w:r>
      </w:del>
      <w:del w:id="207" w:author="blackline-tool" w:date="2026-04-13T15:18:46Z">
        <w:r>
          <w:delText>year</w:delText>
        </w:r>
      </w:del>
      <w:del w:id="208" w:author="blackline-tool" w:date="2026-04-13T15:18:46Z">
        <w:r>
          <w:delText xml:space="preserve"> </w:delText>
        </w:r>
      </w:del>
      <w:del w:id="209" w:author="blackline-tool" w:date="2026-04-13T15:18:46Z">
        <w:r>
          <w:delText>(</w:delText>
        </w:r>
      </w:del>
      <w:r>
        <w:t>approximately</w:t>
      </w:r>
      <w:r>
        <w:t xml:space="preserve"> </w:t>
      </w:r>
      <w:r>
        <w:t>105</w:t>
      </w:r>
      <w:r>
        <w:t xml:space="preserve"> </w:t>
      </w:r>
      <w:r>
        <w:t>cars</w:t>
      </w:r>
      <w:r>
        <w:t xml:space="preserve"> </w:t>
      </w:r>
      <w:r>
        <w:t>per</w:t>
      </w:r>
      <w:r>
        <w:t xml:space="preserve"> </w:t>
      </w:r>
      <w:r>
        <w:t>Unit</w:t>
      </w:r>
      <w:r>
        <w:t xml:space="preserve"> </w:t>
      </w:r>
      <w:r>
        <w:t>Train</w:t>
      </w:r>
      <w:del w:id="210" w:author="blackline-tool" w:date="2026-04-13T15:18:46Z">
        <w:r>
          <w:delText>).</w:delText>
        </w:r>
      </w:del>
      <w:ins w:id="211" w:author="blackline-tool" w:date="2026-04-13T15:18:46Z">
        <w:r>
          <w:t>.</w:t>
        </w:r>
      </w:ins>
    </w:p>
    <w:p w14:paraId="3FF210D6" w14:textId="77777777" w:rsidR="00297241" w:rsidRDefault="00000000">
      <w:pPr>
        <w:ind w:left="720"/>
      </w:pPr>
      <w:ins w:id="212" w:author="blackline-tool" w:date="2026-04-13T15:18:46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13" w:author="blackline-tool" w:date="2026-04-13T15:18:46Z">
        <w:r>
          <w:delText xml:space="preserve"> </w:delText>
        </w:r>
      </w:del>
      <w:del w:id="214" w:author="blackline-tool" w:date="2026-04-13T15:18:46Z">
        <w:r>
          <w:delText>Primary</w:delText>
        </w:r>
      </w:del>
      <w:del w:id="215" w:author="blackline-tool" w:date="2026-04-13T15:18:46Z">
        <w:r>
          <w:delText xml:space="preserve"> </w:delText>
        </w:r>
      </w:del>
      <w:del w:id="216" w:author="blackline-tool" w:date="2026-04-13T15:18:46Z">
        <w:r>
          <w:delText>Position</w:delText>
        </w:r>
      </w:del>
      <w:del w:id="217" w:author="blackline-tool" w:date="2026-04-13T15:18:46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18" w:author="blackline-tool" w:date="2026-04-13T15:18:46Z">
        <w:r>
          <w:delText>Alternative</w:delText>
        </w:r>
      </w:del>
      <w:del w:id="219" w:author="blackline-tool" w:date="2026-04-13T15:18:46Z">
        <w:r>
          <w:delText xml:space="preserve"> </w:delText>
        </w:r>
      </w:del>
      <w:del w:id="220" w:author="blackline-tool" w:date="2026-04-13T15:18:46Z">
        <w:r>
          <w:delText>Position</w:delText>
        </w:r>
      </w:del>
      <w:del w:id="221" w:author="blackline-tool" w:date="2026-04-13T15:18:46Z">
        <w:r>
          <w:delText>:</w:delText>
        </w:r>
      </w:del>
      <w:del w:id="222" w:author="blackline-tool" w:date="2026-04-13T15:18:46Z">
        <w:r>
          <w:delText xml:space="preserve"> </w:delText>
        </w:r>
      </w:del>
      <w:del w:id="223" w:author="blackline-tool" w:date="2026-04-13T15:18:46Z">
        <w:r>
          <w:delText>if</w:delText>
        </w:r>
      </w:del>
      <w:del w:id="224" w:author="blackline-tool" w:date="2026-04-13T15:18:46Z">
        <w:r>
          <w:delText xml:space="preserve"> </w:delText>
        </w:r>
      </w:del>
      <w:del w:id="225" w:author="blackline-tool" w:date="2026-04-13T15:18:46Z">
        <w:r>
          <w:delText>the</w:delText>
        </w:r>
      </w:del>
      <w:del w:id="226" w:author="blackline-tool" w:date="2026-04-13T15:18:46Z">
        <w:r>
          <w:delText xml:space="preserve"> </w:delText>
        </w:r>
      </w:del>
      <w:del w:id="227" w:author="blackline-tool" w:date="2026-04-13T15:18:46Z">
        <w:r>
          <w:delText>parties</w:delText>
        </w:r>
      </w:del>
      <w:del w:id="228" w:author="blackline-tool" w:date="2026-04-13T15:18:46Z">
        <w:r>
          <w:delText xml:space="preserve"> </w:delText>
        </w:r>
      </w:del>
      <w:del w:id="229" w:author="blackline-tool" w:date="2026-04-13T15:18:46Z">
        <w:r>
          <w:delText>agree</w:delText>
        </w:r>
      </w:del>
      <w:del w:id="230" w:author="blackline-tool" w:date="2026-04-13T15:18:46Z">
        <w:r>
          <w:delText xml:space="preserve"> </w:delText>
        </w:r>
      </w:del>
      <w:del w:id="231" w:author="blackline-tool" w:date="2026-04-13T15:18:46Z">
        <w:r>
          <w:delText>that</w:delText>
        </w:r>
      </w:del>
      <w:del w:id="232" w:author="blackline-tool" w:date="2026-04-13T15:18:46Z">
        <w:r>
          <w:delText xml:space="preserve"> </w:delText>
        </w:r>
      </w:del>
      <w:del w:id="233" w:author="blackline-tool" w:date="2026-04-13T15:18:46Z">
        <w:r>
          <w:delText>a</w:delText>
        </w:r>
      </w:del>
      <w:del w:id="234" w:author="blackline-tool" w:date="2026-04-13T15:18:46Z">
        <w:r>
          <w:delText xml:space="preserve"> </w:delText>
        </w:r>
      </w:del>
      <w:del w:id="235" w:author="blackline-tool" w:date="2026-04-13T15:18:46Z">
        <w:r>
          <w:delText>private</w:delText>
        </w:r>
      </w:del>
      <w:del w:id="236" w:author="blackline-tool" w:date="2026-04-13T15:18:46Z">
        <w:r>
          <w:delText xml:space="preserve"> </w:delText>
        </w:r>
      </w:del>
      <w:del w:id="237" w:author="blackline-tool" w:date="2026-04-13T15:18:46Z">
        <w:r>
          <w:delText>car</w:delText>
        </w:r>
      </w:del>
      <w:del w:id="238" w:author="blackline-tool" w:date="2026-04-13T15:18:46Z">
        <w:r>
          <w:delText xml:space="preserve"> </w:delText>
        </w:r>
      </w:del>
      <w:del w:id="239" w:author="blackline-tool" w:date="2026-04-13T15:18:46Z">
        <w:r>
          <w:delText>pool</w:delText>
        </w:r>
      </w:del>
      <w:del w:id="240" w:author="blackline-tool" w:date="2026-04-13T15:18:46Z">
        <w:r>
          <w:delText xml:space="preserve"> </w:delText>
        </w:r>
      </w:del>
      <w:del w:id="241" w:author="blackline-tool" w:date="2026-04-13T15:18:46Z">
        <w:r>
          <w:delText>structure</w:delText>
        </w:r>
      </w:del>
      <w:del w:id="242" w:author="blackline-tool" w:date="2026-04-13T15:18:46Z">
        <w:r>
          <w:delText xml:space="preserve"> </w:delText>
        </w:r>
      </w:del>
      <w:del w:id="243" w:author="blackline-tool" w:date="2026-04-13T15:18:46Z">
        <w:r>
          <w:delText>is</w:delText>
        </w:r>
      </w:del>
      <w:del w:id="244" w:author="blackline-tool" w:date="2026-04-13T15:18:46Z">
        <w:r>
          <w:delText xml:space="preserve"> </w:delText>
        </w:r>
      </w:del>
      <w:del w:id="245" w:author="blackline-tool" w:date="2026-04-13T15:18:46Z">
        <w:r>
          <w:delText>commercially</w:delText>
        </w:r>
      </w:del>
      <w:del w:id="246" w:author="blackline-tool" w:date="2026-04-13T15:18:46Z">
        <w:r>
          <w:delText xml:space="preserve"> </w:delText>
        </w:r>
      </w:del>
      <w:del w:id="247" w:author="blackline-tool" w:date="2026-04-13T15:18:46Z">
        <w:r>
          <w:delText>preferable</w:delText>
        </w:r>
      </w:del>
      <w:del w:id="248" w:author="blackline-tool" w:date="2026-04-13T15:18:46Z">
        <w:r>
          <w:delText>,</w:delText>
        </w:r>
      </w:del>
      <w:del w:id="249" w:author="blackline-tool" w:date="2026-04-13T15:18:46Z">
        <w:r>
          <w:delText xml:space="preserve"> </w:delText>
        </w:r>
      </w:del>
      <w:del w:id="250" w:author="blackline-tool" w:date="2026-04-13T15:18:46Z">
        <w:r>
          <w:delText>Power</w:delText>
        </w:r>
      </w:del>
      <w:del w:id="251" w:author="blackline-tool" w:date="2026-04-13T15:18:46Z">
        <w:r>
          <w:delText xml:space="preserve"> </w:delText>
        </w:r>
      </w:del>
      <w:del w:id="252" w:author="blackline-tool" w:date="2026-04-13T15:18:46Z">
        <w:r>
          <w:delText>Wood</w:delText>
        </w:r>
      </w:del>
      <w:del w:id="253" w:author="blackline-tool" w:date="2026-04-13T15:18:46Z">
        <w:r>
          <w:delText xml:space="preserve"> </w:delText>
        </w:r>
      </w:del>
      <w:del w:id="254" w:author="blackline-tool" w:date="2026-04-13T15:18:46Z">
        <w:r>
          <w:delText>will</w:delText>
        </w:r>
      </w:del>
      <w:del w:id="255" w:author="blackline-tool" w:date="2026-04-13T15:18:46Z">
        <w:r>
          <w:delText xml:space="preserve"> </w:delText>
        </w:r>
      </w:del>
      <w:del w:id="256" w:author="blackline-tool" w:date="2026-04-13T15:18:46Z">
        <w:r>
          <w:delText>lease</w:delText>
        </w:r>
      </w:del>
      <w:del w:id="257" w:author="blackline-tool" w:date="2026-04-13T15:18:46Z">
        <w:r>
          <w:delText xml:space="preserve"> </w:delText>
        </w:r>
      </w:del>
      <w:del w:id="258" w:author="blackline-tool" w:date="2026-04-13T15:18:46Z">
        <w:r>
          <w:delText>or</w:delText>
        </w:r>
      </w:del>
      <w:del w:id="259" w:author="blackline-tool" w:date="2026-04-13T15:18:46Z">
        <w:r>
          <w:delText xml:space="preserve"> </w:delText>
        </w:r>
      </w:del>
      <w:del w:id="260" w:author="blackline-tool" w:date="2026-04-13T15:18:46Z">
        <w:r>
          <w:delText>acquire</w:delText>
        </w:r>
      </w:del>
      <w:del w:id="261" w:author="blackline-tool" w:date="2026-04-13T15:18:46Z">
        <w:r>
          <w:delText xml:space="preserve"> </w:delText>
        </w:r>
      </w:del>
      <w:del w:id="262" w:author="blackline-tool" w:date="2026-04-13T15:18:46Z">
        <w:r>
          <w:delText>a</w:delText>
        </w:r>
      </w:del>
      <w:del w:id="263" w:author="blackline-tool" w:date="2026-04-13T15:18:46Z">
        <w:r>
          <w:delText xml:space="preserve"> </w:delText>
        </w:r>
      </w:del>
      <w:del w:id="264" w:author="blackline-tool" w:date="2026-04-13T15:18:46Z">
        <w:r>
          <w:delText>dedicated</w:delText>
        </w:r>
      </w:del>
      <w:del w:id="265" w:author="blackline-tool" w:date="2026-04-13T15:18:46Z">
        <w:r>
          <w:delText xml:space="preserve"> </w:delText>
        </w:r>
      </w:del>
      <w:del w:id="266" w:author="blackline-tool" w:date="2026-04-13T15:18:46Z">
        <w:r>
          <w:delText>fleet</w:delText>
        </w:r>
      </w:del>
      <w:del w:id="267" w:author="blackline-tool" w:date="2026-04-13T15:18:46Z">
        <w:r>
          <w:delText xml:space="preserve"> </w:delText>
        </w:r>
      </w:del>
      <w:del w:id="268" w:author="blackline-tool" w:date="2026-04-13T15:18:46Z">
        <w:r>
          <w:delText>of</w:delText>
        </w:r>
      </w:del>
      <w:del w:id="269" w:author="blackline-tool" w:date="2026-04-13T15:18:46Z">
        <w:r>
          <w:delText xml:space="preserve"> </w:delText>
        </w:r>
      </w:del>
      <w:del w:id="270" w:author="blackline-tool" w:date="2026-04-13T15:18:46Z">
        <w:r>
          <w:delText>covered</w:delText>
        </w:r>
      </w:del>
      <w:del w:id="271" w:author="blackline-tool" w:date="2026-04-13T15:18:46Z">
        <w:r>
          <w:delText xml:space="preserve"> </w:delText>
        </w:r>
      </w:del>
      <w:del w:id="272" w:author="blackline-tool" w:date="2026-04-13T15:18:46Z">
        <w:r>
          <w:delText>hopper</w:delText>
        </w:r>
      </w:del>
      <w:del w:id="273" w:author="blackline-tool" w:date="2026-04-13T15:18:46Z">
        <w:r>
          <w:delText xml:space="preserve"> </w:delText>
        </w:r>
      </w:del>
      <w:del w:id="274" w:author="blackline-tool" w:date="2026-04-13T15:18:46Z">
        <w:r>
          <w:delText>cars</w:delText>
        </w:r>
      </w:del>
      <w:del w:id="275" w:author="blackline-tool" w:date="2026-04-13T15:18:46Z">
        <w:r>
          <w:delText>,</w:delText>
        </w:r>
      </w:del>
      <w:del w:id="276" w:author="blackline-tool" w:date="2026-04-13T15:18:46Z">
        <w:r>
          <w:delText xml:space="preserve"> </w:delText>
        </w:r>
      </w:del>
      <w:del w:id="277" w:author="blackline-tool" w:date="2026-04-13T15:18:46Z">
        <w:r>
          <w:delText>tender</w:delText>
        </w:r>
      </w:del>
      <w:del w:id="278" w:author="blackline-tool" w:date="2026-04-13T15:18:46Z">
        <w:r>
          <w:delText xml:space="preserve"> </w:delText>
        </w:r>
      </w:del>
      <w:del w:id="279" w:author="blackline-tool" w:date="2026-04-13T15:18:46Z">
        <w:r>
          <w:delText>those</w:delText>
        </w:r>
      </w:del>
      <w:del w:id="280" w:author="blackline-tool" w:date="2026-04-13T15:18:46Z">
        <w:r>
          <w:delText xml:space="preserve"> </w:delText>
        </w:r>
      </w:del>
      <w:del w:id="281" w:author="blackline-tool" w:date="2026-04-13T15:18:46Z">
        <w:r>
          <w:delText>cars</w:delText>
        </w:r>
      </w:del>
      <w:del w:id="282" w:author="blackline-tool" w:date="2026-04-13T15:18:46Z">
        <w:r>
          <w:delText xml:space="preserve"> </w:delText>
        </w:r>
      </w:del>
      <w:del w:id="283" w:author="blackline-tool" w:date="2026-04-13T15:18:46Z">
        <w:r>
          <w:delText>to</w:delText>
        </w:r>
      </w:del>
      <w:del w:id="284" w:author="blackline-tool" w:date="2026-04-13T15:18:46Z">
        <w:r>
          <w:delText xml:space="preserve"> </w:delText>
        </w:r>
      </w:del>
      <w:del w:id="285" w:author="blackline-tool" w:date="2026-04-13T15:18:46Z">
        <w:r>
          <w:delText>CN</w:delText>
        </w:r>
      </w:del>
      <w:del w:id="286" w:author="blackline-tool" w:date="2026-04-13T15:18:46Z">
        <w:r>
          <w:delText xml:space="preserve"> </w:delText>
        </w:r>
      </w:del>
      <w:del w:id="287" w:author="blackline-tool" w:date="2026-04-13T15:18:46Z">
        <w:r>
          <w:delText>for</w:delText>
        </w:r>
      </w:del>
      <w:del w:id="288" w:author="blackline-tool" w:date="2026-04-13T15:18:46Z">
        <w:r>
          <w:delText xml:space="preserve"> </w:delText>
        </w:r>
      </w:del>
      <w:del w:id="289" w:author="blackline-tool" w:date="2026-04-13T15:18:46Z">
        <w:r>
          <w:delText>movement</w:delText>
        </w:r>
      </w:del>
      <w:del w:id="290" w:author="blackline-tool" w:date="2026-04-13T15:18:46Z">
        <w:r>
          <w:delText>,</w:delText>
        </w:r>
      </w:del>
      <w:del w:id="291" w:author="blackline-tool" w:date="2026-04-13T15:18:46Z">
        <w:r>
          <w:delText xml:space="preserve"> </w:delText>
        </w:r>
      </w:del>
      <w:del w:id="292" w:author="blackline-tool" w:date="2026-04-13T15:18:46Z">
        <w:r>
          <w:delText>and</w:delText>
        </w:r>
      </w:del>
      <w:del w:id="293" w:author="blackline-tool" w:date="2026-04-13T15:18:46Z">
        <w:r>
          <w:delText xml:space="preserve"> </w:delText>
        </w:r>
      </w:del>
      <w:del w:id="294" w:author="blackline-tool" w:date="2026-04-13T15:18:46Z">
        <w:r>
          <w:delText>pay</w:delText>
        </w:r>
      </w:del>
      <w:del w:id="295" w:author="blackline-tool" w:date="2026-04-13T15:18:46Z">
        <w:r>
          <w:delText xml:space="preserve"> </w:delText>
        </w:r>
      </w:del>
      <w:del w:id="296" w:author="blackline-tool" w:date="2026-04-13T15:18:46Z">
        <w:r>
          <w:delText>a</w:delText>
        </w:r>
      </w:del>
      <w:del w:id="297" w:author="blackline-tool" w:date="2026-04-13T15:18:46Z">
        <w:r>
          <w:delText xml:space="preserve"> </w:delText>
        </w:r>
      </w:del>
      <w:del w:id="298" w:author="blackline-tool" w:date="2026-04-13T15:18:46Z">
        <w:r>
          <w:delText>reduced</w:delText>
        </w:r>
      </w:del>
      <w:del w:id="299" w:author="blackline-tool" w:date="2026-04-13T15:18:46Z">
        <w:r>
          <w:delText xml:space="preserve"> </w:delText>
        </w:r>
      </w:del>
      <w:del w:id="300" w:author="blackline-tool" w:date="2026-04-13T15:18:46Z">
        <w:r>
          <w:delText>Freight</w:delText>
        </w:r>
      </w:del>
      <w:del w:id="301" w:author="blackline-tool" w:date="2026-04-13T15:18:46Z">
        <w:r>
          <w:delText xml:space="preserve"> </w:delText>
        </w:r>
      </w:del>
      <w:del w:id="302" w:author="blackline-tool" w:date="2026-04-13T15:18:46Z">
        <w:r>
          <w:delText>Rate</w:delText>
        </w:r>
      </w:del>
      <w:del w:id="303" w:author="blackline-tool" w:date="2026-04-13T15:18:46Z">
        <w:r>
          <w:delText>.</w:delText>
        </w:r>
      </w:del>
      <w:del w:id="304" w:author="blackline-tool" w:date="2026-04-13T15:18:46Z">
        <w:r>
          <w:delText xml:space="preserve"> </w:delText>
        </w:r>
      </w:del>
      <w:del w:id="305" w:author="blackline-tool" w:date="2026-04-13T15:18:46Z">
        <w:r>
          <w:delText>The</w:delText>
        </w:r>
      </w:del>
      <w:del w:id="306" w:author="blackline-tool" w:date="2026-04-13T15:18:46Z">
        <w:r>
          <w:delText xml:space="preserve"> </w:delText>
        </w:r>
      </w:del>
      <w:del w:id="307" w:author="blackline-tool" w:date="2026-04-13T15:18:46Z">
        <w:r>
          <w:delText>Primary</w:delText>
        </w:r>
      </w:del>
      <w:del w:id="308" w:author="blackline-tool" w:date="2026-04-13T15:18:46Z">
        <w:r>
          <w:delText xml:space="preserve"> </w:delText>
        </w:r>
      </w:del>
      <w:del w:id="309" w:author="blackline-tool" w:date="2026-04-13T15:18:46Z">
        <w:r>
          <w:delText>Position</w:delText>
        </w:r>
      </w:del>
      <w:del w:id="310" w:author="blackline-tool" w:date="2026-04-13T15:18:46Z">
        <w:r>
          <w:delText xml:space="preserve"> </w:delText>
        </w:r>
      </w:del>
      <w:del w:id="311" w:author="blackline-tool" w:date="2026-04-13T15:18:46Z">
        <w:r>
          <w:delText>is</w:delText>
        </w:r>
      </w:del>
      <w:del w:id="312" w:author="blackline-tool" w:date="2026-04-13T15:18:46Z">
        <w:r>
          <w:delText xml:space="preserve"> </w:delText>
        </w:r>
      </w:del>
      <w:del w:id="313" w:author="blackline-tool" w:date="2026-04-13T15:18:46Z">
        <w:r>
          <w:delText>preferred</w:delText>
        </w:r>
      </w:del>
      <w:del w:id="314" w:author="blackline-tool" w:date="2026-04-13T15:18:46Z">
        <w:r>
          <w:delText xml:space="preserve"> </w:delText>
        </w:r>
      </w:del>
      <w:del w:id="315" w:author="blackline-tool" w:date="2026-04-13T15:18:46Z">
        <w:r>
          <w:delText>as</w:delText>
        </w:r>
      </w:del>
      <w:del w:id="316" w:author="blackline-tool" w:date="2026-04-13T15:18:46Z">
        <w:r>
          <w:delText xml:space="preserve"> </w:delText>
        </w:r>
      </w:del>
      <w:del w:id="317" w:author="blackline-tool" w:date="2026-04-13T15:18:46Z">
        <w:r>
          <w:delText>consistent</w:delText>
        </w:r>
      </w:del>
      <w:del w:id="318" w:author="blackline-tool" w:date="2026-04-13T15:18:46Z">
        <w:r>
          <w:delText xml:space="preserve"> </w:delText>
        </w:r>
      </w:del>
      <w:del w:id="319" w:author="blackline-tool" w:date="2026-04-13T15:18:46Z">
        <w:r>
          <w:delText>with</w:delText>
        </w:r>
      </w:del>
      <w:del w:id="320" w:author="blackline-tool" w:date="2026-04-13T15:18:46Z">
        <w:r>
          <w:delText xml:space="preserve"> </w:delText>
        </w:r>
      </w:del>
      <w:del w:id="321" w:author="blackline-tool" w:date="2026-04-13T15:18:46Z">
        <w:r>
          <w:delText>CN</w:delText>
        </w:r>
      </w:del>
      <w:del w:id="322" w:author="blackline-tool" w:date="2026-04-13T15:18:46Z">
        <w:r>
          <w:delText>’</w:delText>
        </w:r>
      </w:del>
      <w:del w:id="323" w:author="blackline-tool" w:date="2026-04-13T15:18:46Z">
        <w:r>
          <w:delText>s</w:delText>
        </w:r>
      </w:del>
      <w:del w:id="324" w:author="blackline-tool" w:date="2026-04-13T15:18:46Z">
        <w:r>
          <w:delText xml:space="preserve"> </w:delText>
        </w:r>
      </w:del>
      <w:del w:id="325" w:author="blackline-tool" w:date="2026-04-13T15:18:46Z">
        <w:r>
          <w:delText>s</w:delText>
        </w:r>
      </w:del>
      <w:del w:id="326" w:author="blackline-tool" w:date="2026-04-13T15:18:46Z">
        <w:r>
          <w:delText>.</w:delText>
        </w:r>
      </w:del>
      <w:del w:id="327" w:author="blackline-tool" w:date="2026-04-13T15:18:46Z">
        <w:r>
          <w:delText xml:space="preserve"> </w:delText>
        </w:r>
      </w:del>
      <w:del w:id="328" w:author="blackline-tool" w:date="2026-04-13T15:18:46Z">
        <w:r>
          <w:delText>113</w:delText>
        </w:r>
      </w:del>
      <w:del w:id="329" w:author="blackline-tool" w:date="2026-04-13T15:18:46Z">
        <w:r>
          <w:delText xml:space="preserve"> </w:delText>
        </w:r>
      </w:del>
      <w:del w:id="330" w:author="blackline-tool" w:date="2026-04-13T15:18:46Z">
        <w:r>
          <w:delText>accommodation</w:delText>
        </w:r>
      </w:del>
      <w:del w:id="331" w:author="blackline-tool" w:date="2026-04-13T15:18:46Z">
        <w:r>
          <w:delText xml:space="preserve"> </w:delText>
        </w:r>
      </w:del>
      <w:del w:id="332" w:author="blackline-tool" w:date="2026-04-13T15:18:46Z">
        <w:r>
          <w:delText>duty</w:delText>
        </w:r>
      </w:del>
      <w:del w:id="333" w:author="blackline-tool" w:date="2026-04-13T15:18:46Z">
        <w:r>
          <w:delText xml:space="preserve"> </w:delText>
        </w:r>
      </w:del>
      <w:del w:id="334" w:author="blackline-tool" w:date="2026-04-13T15:18:46Z">
        <w:r>
          <w:delText>and</w:delText>
        </w:r>
      </w:del>
      <w:del w:id="335" w:author="blackline-tool" w:date="2026-04-13T15:18:46Z">
        <w:r>
          <w:delText xml:space="preserve"> </w:delText>
        </w:r>
      </w:del>
      <w:del w:id="336" w:author="blackline-tool" w:date="2026-04-13T15:18:46Z">
        <w:r>
          <w:delText>as</w:delText>
        </w:r>
      </w:del>
      <w:del w:id="337" w:author="blackline-tool" w:date="2026-04-13T15:18:46Z">
        <w:r>
          <w:delText xml:space="preserve"> </w:delText>
        </w:r>
      </w:del>
      <w:del w:id="338" w:author="blackline-tool" w:date="2026-04-13T15:18:46Z">
        <w:r>
          <w:delText>avoiding</w:delText>
        </w:r>
      </w:del>
      <w:del w:id="339" w:author="blackline-tool" w:date="2026-04-13T15:18:46Z">
        <w:r>
          <w:delText xml:space="preserve"> </w:delText>
        </w:r>
      </w:del>
      <w:del w:id="340" w:author="blackline-tool" w:date="2026-04-13T15:18:46Z">
        <w:r>
          <w:delText>approximately</w:delText>
        </w:r>
      </w:del>
      <w:del w:id="341" w:author="blackline-tool" w:date="2026-04-13T15:18:46Z">
        <w:r>
          <w:delText xml:space="preserve"> </w:delText>
        </w:r>
      </w:del>
      <w:del w:id="342" w:author="blackline-tool" w:date="2026-04-13T15:18:46Z">
        <w:r>
          <w:delText>$</w:delText>
        </w:r>
      </w:del>
      <w:del w:id="343" w:author="blackline-tool" w:date="2026-04-13T15:18:46Z">
        <w:r>
          <w:delText>40</w:delText>
        </w:r>
      </w:del>
      <w:del w:id="344" w:author="blackline-tool" w:date="2026-04-13T15:18:46Z">
        <w:r>
          <w:delText>–</w:delText>
        </w:r>
      </w:del>
      <w:del w:id="345" w:author="blackline-tool" w:date="2026-04-13T15:18:46Z">
        <w:r>
          <w:delText>60</w:delText>
        </w:r>
      </w:del>
      <w:del w:id="346" w:author="blackline-tool" w:date="2026-04-13T15:18:46Z">
        <w:r>
          <w:delText xml:space="preserve"> </w:delText>
        </w:r>
      </w:del>
      <w:del w:id="347" w:author="blackline-tool" w:date="2026-04-13T15:18:46Z">
        <w:r>
          <w:delText>million</w:delText>
        </w:r>
      </w:del>
      <w:del w:id="348" w:author="blackline-tool" w:date="2026-04-13T15:18:46Z">
        <w:r>
          <w:delText xml:space="preserve"> </w:delText>
        </w:r>
      </w:del>
      <w:del w:id="349" w:author="blackline-tool" w:date="2026-04-13T15:18:46Z">
        <w:r>
          <w:delText>of</w:delText>
        </w:r>
      </w:del>
      <w:del w:id="350" w:author="blackline-tool" w:date="2026-04-13T15:18:46Z">
        <w:r>
          <w:delText xml:space="preserve"> </w:delText>
        </w:r>
      </w:del>
      <w:del w:id="351" w:author="blackline-tool" w:date="2026-04-13T15:18:46Z">
        <w:r>
          <w:delText>additional</w:delText>
        </w:r>
      </w:del>
      <w:del w:id="352" w:author="blackline-tool" w:date="2026-04-13T15:18:46Z">
        <w:r>
          <w:delText xml:space="preserve"> </w:delText>
        </w:r>
      </w:del>
      <w:del w:id="353" w:author="blackline-tool" w:date="2026-04-13T15:18:46Z">
        <w:r>
          <w:delText>capital</w:delText>
        </w:r>
      </w:del>
      <w:del w:id="354" w:author="blackline-tool" w:date="2026-04-13T15:18:46Z">
        <w:r>
          <w:delText xml:space="preserve"> </w:delText>
        </w:r>
      </w:del>
      <w:del w:id="355" w:author="blackline-tool" w:date="2026-04-13T15:18:46Z">
        <w:r>
          <w:delText>cost</w:delText>
        </w:r>
      </w:del>
      <w:del w:id="356" w:author="blackline-tool" w:date="2026-04-13T15:18:46Z">
        <w:r>
          <w:delText xml:space="preserve"> </w:delText>
        </w:r>
      </w:del>
      <w:del w:id="357" w:author="blackline-tool" w:date="2026-04-13T15:18:46Z">
        <w:r>
          <w:delText>on</w:delText>
        </w:r>
      </w:del>
      <w:del w:id="358" w:author="blackline-tool" w:date="2026-04-13T15:18:46Z">
        <w:r>
          <w:delText xml:space="preserve"> </w:delText>
        </w:r>
      </w:del>
      <w:del w:id="359" w:author="blackline-tool" w:date="2026-04-13T15:18:46Z">
        <w:r>
          <w:delText>Power</w:delText>
        </w:r>
      </w:del>
      <w:del w:id="360" w:author="blackline-tool" w:date="2026-04-13T15:18:46Z">
        <w:r>
          <w:delText xml:space="preserve"> </w:delText>
        </w:r>
      </w:del>
      <w:del w:id="361" w:author="blackline-tool" w:date="2026-04-13T15:18:46Z">
        <w:r>
          <w:delText>Wood</w:delText>
        </w:r>
      </w:del>
      <w:del w:id="362" w:author="blackline-tool" w:date="2026-04-13T15:18:46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63" w:author="blackline-tool" w:date="2026-04-13T15:18:46Z">
        <w:r>
          <w:delText>within</w:delText>
        </w:r>
      </w:del>
      <w:ins w:id="364" w:author="blackline-tool" w:date="2026-04-13T15:18:46Z">
        <w:r>
          <w:t>of</w:t>
        </w:r>
      </w:ins>
      <w:r>
        <w:t xml:space="preserve"> </w:t>
      </w:r>
      <w:del w:id="365" w:author="blackline-tool" w:date="2026-04-13T15:18:46Z">
        <w:r>
          <w:delText>a</w:delText>
        </w:r>
      </w:del>
      <w:ins w:id="366" w:author="blackline-tool" w:date="2026-04-13T15:18:46Z">
        <w:r>
          <w:t>approximately</w:t>
        </w:r>
      </w:ins>
      <w:r>
        <w:t xml:space="preserve"> </w:t>
      </w:r>
      <w:del w:id="367" w:author="blackline-tool" w:date="2026-04-13T15:18:46Z">
        <w:r>
          <w:delText>benchmark</w:delText>
        </w:r>
      </w:del>
      <w:ins w:id="368" w:author="blackline-tool" w:date="2026-04-13T15:18:46Z">
        <w:r>
          <w:t>9</w:t>
        </w:r>
      </w:ins>
      <w:r>
        <w:t xml:space="preserve"> </w:t>
      </w:r>
      <w:del w:id="369" w:author="blackline-tool" w:date="2026-04-13T15:18:46Z">
        <w:r>
          <w:delText>to</w:delText>
        </w:r>
      </w:del>
      <w:ins w:id="370" w:author="blackline-tool" w:date="2026-04-13T15:18:46Z">
        <w:r>
          <w:t>days</w:t>
        </w:r>
      </w:ins>
      <w:r>
        <w:t xml:space="preserve"> </w:t>
      </w:r>
      <w:del w:id="371" w:author="blackline-tool" w:date="2026-04-13T15:18:46Z">
        <w:r>
          <w:delText>be</w:delText>
        </w:r>
      </w:del>
      <w:ins w:id="372" w:author="blackline-tool" w:date="2026-04-13T15:18:46Z">
        <w:r>
          <w:t>per</w:t>
        </w:r>
      </w:ins>
      <w:r>
        <w:t xml:space="preserve"> </w:t>
      </w:r>
      <w:del w:id="373" w:author="blackline-tool" w:date="2026-04-13T15:18:46Z">
        <w:r>
          <w:delText>set</w:delText>
        </w:r>
      </w:del>
      <w:ins w:id="374" w:author="blackline-tool" w:date="2026-04-13T15:18:46Z">
        <w:r>
          <w:t>Unit</w:t>
        </w:r>
      </w:ins>
      <w:r>
        <w:t xml:space="preserve"> </w:t>
      </w:r>
      <w:del w:id="375" w:author="blackline-tool" w:date="2026-04-13T15:18:46Z">
        <w:r>
          <w:delText>in</w:delText>
        </w:r>
      </w:del>
      <w:del w:id="376" w:author="blackline-tool" w:date="2026-04-13T15:18:46Z">
        <w:r>
          <w:delText xml:space="preserve"> </w:delText>
        </w:r>
      </w:del>
      <w:del w:id="377" w:author="blackline-tool" w:date="2026-04-13T15:18:46Z">
        <w:r>
          <w:delText>the</w:delText>
        </w:r>
      </w:del>
      <w:del w:id="378" w:author="blackline-tool" w:date="2026-04-13T15:18:46Z">
        <w:r>
          <w:delText xml:space="preserve"> </w:delText>
        </w:r>
      </w:del>
      <w:del w:id="379" w:author="blackline-tool" w:date="2026-04-13T15:18:46Z">
        <w:r>
          <w:delText>definitive</w:delText>
        </w:r>
      </w:del>
      <w:del w:id="380" w:author="blackline-tool" w:date="2026-04-13T15:18:46Z">
        <w:r>
          <w:delText xml:space="preserve"> </w:delText>
        </w:r>
      </w:del>
      <w:del w:id="381" w:author="blackline-tool" w:date="2026-04-13T15:18:46Z">
        <w:r>
          <w:delText>agreement</w:delText>
        </w:r>
      </w:del>
      <w:ins w:id="382" w:author="blackline-tool" w:date="2026-04-13T15:18:46Z">
        <w:r>
          <w:t>Train</w:t>
        </w:r>
      </w:ins>
      <w:r>
        <w:t xml:space="preserve"> </w:t>
      </w:r>
      <w:r>
        <w:t>[</w:t>
      </w:r>
      <w:r>
        <w:t>NTD</w:t>
      </w:r>
      <w:r>
        <w:t>:</w:t>
      </w:r>
      <w:r>
        <w:t xml:space="preserve"> </w:t>
      </w:r>
      <w:r>
        <w:t>confirm</w:t>
      </w:r>
      <w:r>
        <w:t xml:space="preserve"> </w:t>
      </w:r>
      <w:ins w:id="383" w:author="blackline-tool" w:date="2026-04-13T15:18:46Z">
        <w:r>
          <w:t>tolerance</w:t>
        </w:r>
      </w:ins>
      <w:ins w:id="384" w:author="blackline-tool" w:date="2026-04-13T15:18:46Z">
        <w:r>
          <w:t xml:space="preserve"> </w:t>
        </w:r>
      </w:ins>
      <w:ins w:id="385" w:author="blackline-tool" w:date="2026-04-13T15:18:46Z">
        <w:r>
          <w:t>band</w:t>
        </w:r>
      </w:ins>
      <w:ins w:id="386" w:author="blackline-tool" w:date="2026-04-13T15:18:46Z">
        <w:r>
          <w:t xml:space="preserve"> </w:t>
        </w:r>
      </w:ins>
      <w:r>
        <w:t>with</w:t>
      </w:r>
      <w:r>
        <w:t xml:space="preserve"> </w:t>
      </w:r>
      <w:r>
        <w:t>Greg</w:t>
      </w:r>
      <w:r>
        <w:t xml:space="preserve"> </w:t>
      </w:r>
      <w:r>
        <w:t>Karpo</w:t>
      </w:r>
      <w:del w:id="387" w:author="blackline-tool" w:date="2026-04-13T15:18:46Z">
        <w:r>
          <w:delText xml:space="preserve"> </w:delText>
        </w:r>
      </w:del>
      <w:del w:id="388" w:author="blackline-tool" w:date="2026-04-13T15:18:46Z">
        <w:r>
          <w:delText>—</w:delText>
        </w:r>
      </w:del>
      <w:del w:id="389" w:author="blackline-tool" w:date="2026-04-13T15:18:46Z">
        <w:r>
          <w:delText xml:space="preserve"> </w:delText>
        </w:r>
      </w:del>
      <w:del w:id="390" w:author="blackline-tool" w:date="2026-04-13T15:18:46Z">
        <w:r>
          <w:delText>proposed</w:delText>
        </w:r>
      </w:del>
      <w:del w:id="391" w:author="blackline-tool" w:date="2026-04-13T15:18:46Z">
        <w:r>
          <w:delText xml:space="preserve"> </w:delText>
        </w:r>
      </w:del>
      <w:del w:id="392" w:author="blackline-tool" w:date="2026-04-13T15:18:46Z">
        <w:r>
          <w:delText>96</w:delText>
        </w:r>
      </w:del>
      <w:del w:id="393" w:author="blackline-tool" w:date="2026-04-13T15:18:46Z">
        <w:r>
          <w:delText xml:space="preserve"> </w:delText>
        </w:r>
      </w:del>
      <w:del w:id="394" w:author="blackline-tool" w:date="2026-04-13T15:18:46Z">
        <w:r>
          <w:delText>hours</w:delText>
        </w:r>
      </w:del>
      <w:del w:id="395" w:author="blackline-tool" w:date="2026-04-13T15:18:46Z">
        <w:r>
          <w:delText xml:space="preserve"> </w:delText>
        </w:r>
      </w:del>
      <w:del w:id="396" w:author="blackline-tool" w:date="2026-04-13T15:18:46Z">
        <w:r>
          <w:delText>for</w:delText>
        </w:r>
      </w:del>
      <w:del w:id="397" w:author="blackline-tool" w:date="2026-04-13T15:18:46Z">
        <w:r>
          <w:delText xml:space="preserve"> </w:delText>
        </w:r>
      </w:del>
      <w:del w:id="398" w:author="blackline-tool" w:date="2026-04-13T15:18:46Z">
        <w:r>
          <w:delText>Phase</w:delText>
        </w:r>
      </w:del>
      <w:del w:id="399" w:author="blackline-tool" w:date="2026-04-13T15:18:46Z">
        <w:r>
          <w:delText xml:space="preserve"> </w:delText>
        </w:r>
      </w:del>
      <w:del w:id="400" w:author="blackline-tool" w:date="2026-04-13T15:18:46Z">
        <w:r>
          <w:delText>2</w:delText>
        </w:r>
      </w:del>
      <w:del w:id="401" w:author="blackline-tool" w:date="2026-04-13T15:18:46Z">
        <w:r>
          <w:delText xml:space="preserve"> </w:delText>
        </w:r>
      </w:del>
      <w:del w:id="402" w:author="blackline-tool" w:date="2026-04-13T15:18:46Z">
        <w:r>
          <w:delText>Unit</w:delText>
        </w:r>
      </w:del>
      <w:del w:id="403" w:author="blackline-tool" w:date="2026-04-13T15:18:46Z">
        <w:r>
          <w:delText xml:space="preserve"> </w:delText>
        </w:r>
      </w:del>
      <w:del w:id="404" w:author="blackline-tool" w:date="2026-04-13T15:18:46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05" w:author="blackline-tool" w:date="2026-04-13T15:18:46Z">
        <w:r>
          <w:t>dwell</w:t>
        </w:r>
      </w:ins>
      <w:ins w:id="406" w:author="blackline-tool" w:date="2026-04-13T15:18:46Z">
        <w:r>
          <w:t xml:space="preserve"> </w:t>
        </w:r>
      </w:ins>
      <w:ins w:id="407" w:author="blackline-tool" w:date="2026-04-13T15:18:46Z">
        <w:r>
          <w:t>of</w:t>
        </w:r>
      </w:ins>
      <w:ins w:id="408" w:author="blackline-tool" w:date="2026-04-13T15:18:46Z">
        <w:r>
          <w:t xml:space="preserve"> </w:t>
        </w:r>
      </w:ins>
      <w:r>
        <w:t>empty</w:t>
      </w:r>
      <w:r>
        <w:t xml:space="preserve"> </w:t>
      </w:r>
      <w:del w:id="409" w:author="blackline-tool" w:date="2026-04-13T15:18:46Z">
        <w:r>
          <w:delText>car</w:delText>
        </w:r>
      </w:del>
      <w:ins w:id="410" w:author="blackline-tool" w:date="2026-04-13T15:18:46Z">
        <w:r>
          <w:t>Unit</w:t>
        </w:r>
      </w:ins>
      <w:r>
        <w:t xml:space="preserve"> </w:t>
      </w:r>
      <w:del w:id="411" w:author="blackline-tool" w:date="2026-04-13T15:18:46Z">
        <w:r>
          <w:delText>return</w:delText>
        </w:r>
      </w:del>
      <w:ins w:id="412" w:author="blackline-tool" w:date="2026-04-13T15:18:46Z">
        <w:r>
          <w:t>Train</w:t>
        </w:r>
      </w:ins>
      <w:r>
        <w:t xml:space="preserve"> </w:t>
      </w:r>
      <w:del w:id="413" w:author="blackline-tool" w:date="2026-04-13T15:18:46Z">
        <w:r>
          <w:delText>and</w:delText>
        </w:r>
      </w:del>
      <w:del w:id="414" w:author="blackline-tool" w:date="2026-04-13T15:18:46Z">
        <w:r>
          <w:delText xml:space="preserve"> </w:delText>
        </w:r>
      </w:del>
      <w:del w:id="415" w:author="blackline-tool" w:date="2026-04-13T15:18:46Z">
        <w:r>
          <w:delText>dwell</w:delText>
        </w:r>
      </w:del>
      <w:ins w:id="416" w:author="blackline-tool" w:date="2026-04-13T15:18:46Z">
        <w:r>
          <w:t>consists</w:t>
        </w:r>
      </w:ins>
      <w:r>
        <w:t xml:space="preserve"> </w:t>
      </w:r>
      <w:r>
        <w:t>at</w:t>
      </w:r>
      <w:r>
        <w:t xml:space="preserve"> </w:t>
      </w:r>
      <w:r>
        <w:t>High</w:t>
      </w:r>
      <w:r>
        <w:t xml:space="preserve"> </w:t>
      </w:r>
      <w:r>
        <w:t>Level</w:t>
      </w:r>
      <w:r>
        <w:t xml:space="preserve"> </w:t>
      </w:r>
      <w:del w:id="417" w:author="blackline-tool" w:date="2026-04-13T15:18:46Z">
        <w:r>
          <w:delText>not</w:delText>
        </w:r>
      </w:del>
      <w:ins w:id="418" w:author="blackline-tool" w:date="2026-04-13T15:18:46Z">
        <w:r>
          <w:t>of</w:t>
        </w:r>
      </w:ins>
      <w:r>
        <w:t xml:space="preserve"> </w:t>
      </w:r>
      <w:del w:id="419" w:author="blackline-tool" w:date="2026-04-13T15:18:46Z">
        <w:r>
          <w:delText>exceeding</w:delText>
        </w:r>
      </w:del>
      <w:ins w:id="420" w:author="blackline-tool" w:date="2026-04-13T15:18:46Z">
        <w:r>
          <w:t>between</w:t>
        </w:r>
      </w:ins>
      <w:ins w:id="421" w:author="blackline-tool" w:date="2026-04-13T15:18:46Z">
        <w:r>
          <w:t xml:space="preserve"> </w:t>
        </w:r>
      </w:ins>
      <w:ins w:id="422" w:author="blackline-tool" w:date="2026-04-13T15:18:46Z">
        <w:r>
          <w:t>72</w:t>
        </w:r>
      </w:ins>
      <w:ins w:id="423" w:author="blackline-tool" w:date="2026-04-13T15:18:46Z">
        <w:r>
          <w:t xml:space="preserve"> </w:t>
        </w:r>
      </w:ins>
      <w:ins w:id="424" w:author="blackline-tool" w:date="2026-04-13T15:18:46Z">
        <w:r>
          <w:t>and</w:t>
        </w:r>
      </w:ins>
      <w:r>
        <w:t xml:space="preserve"> </w:t>
      </w:r>
      <w:r>
        <w:t>48</w:t>
      </w:r>
      <w:r>
        <w:t xml:space="preserve"> </w:t>
      </w:r>
      <w:r>
        <w:t>hours</w:t>
      </w:r>
      <w:r>
        <w:t xml:space="preserve"> </w:t>
      </w:r>
      <w:r>
        <w:t>from</w:t>
      </w:r>
      <w:r>
        <w:t xml:space="preserve"> </w:t>
      </w:r>
      <w:del w:id="425" w:author="blackline-tool" w:date="2026-04-13T15:18:46Z">
        <w:r>
          <w:delText>Power</w:delText>
        </w:r>
      </w:del>
      <w:ins w:id="426" w:author="blackline-tool" w:date="2026-04-13T15:18:46Z">
        <w:r>
          <w:t>placement</w:t>
        </w:r>
      </w:ins>
      <w:ins w:id="427" w:author="blackline-tool" w:date="2026-04-13T15:18:46Z">
        <w:r>
          <w:t>,</w:t>
        </w:r>
      </w:ins>
      <w:r>
        <w:t xml:space="preserve"> </w:t>
      </w:r>
      <w:del w:id="428" w:author="blackline-tool" w:date="2026-04-13T15:18:46Z">
        <w:r>
          <w:delText>Wood</w:delText>
        </w:r>
      </w:del>
      <w:del w:id="429" w:author="blackline-tool" w:date="2026-04-13T15:18:46Z">
        <w:r>
          <w:delText>’</w:delText>
        </w:r>
      </w:del>
      <w:del w:id="430" w:author="blackline-tool" w:date="2026-04-13T15:18:46Z">
        <w:r>
          <w:delText>s</w:delText>
        </w:r>
      </w:del>
      <w:ins w:id="431" w:author="blackline-tool" w:date="2026-04-13T15:18:46Z">
        <w:r>
          <w:t>reflecting</w:t>
        </w:r>
      </w:ins>
      <w:r>
        <w:t xml:space="preserve"> </w:t>
      </w:r>
      <w:del w:id="432" w:author="blackline-tool" w:date="2026-04-13T15:18:46Z">
        <w:r>
          <w:delText>notice</w:delText>
        </w:r>
      </w:del>
      <w:ins w:id="433" w:author="blackline-tool" w:date="2026-04-13T15:18:46Z">
        <w:r>
          <w:t>a</w:t>
        </w:r>
      </w:ins>
      <w:ins w:id="434" w:author="blackline-tool" w:date="2026-04-13T15:18:46Z">
        <w:r>
          <w:t xml:space="preserve"> </w:t>
        </w:r>
      </w:ins>
      <w:ins w:id="435" w:author="blackline-tool" w:date="2026-04-13T15:18:46Z">
        <w:r>
          <w:t>transload</w:t>
        </w:r>
      </w:ins>
      <w:ins w:id="436" w:author="blackline-tool" w:date="2026-04-13T15:18:46Z">
        <w:r>
          <w:t xml:space="preserve"> </w:t>
        </w:r>
      </w:ins>
      <w:ins w:id="437" w:author="blackline-tool" w:date="2026-04-13T15:18:46Z">
        <w:r>
          <w:t>throughput</w:t>
        </w:r>
      </w:ins>
      <w:r>
        <w:t xml:space="preserve"> </w:t>
      </w:r>
      <w:r>
        <w:t>of</w:t>
      </w:r>
      <w:r>
        <w:t xml:space="preserve"> </w:t>
      </w:r>
      <w:del w:id="438" w:author="blackline-tool" w:date="2026-04-13T15:18:46Z">
        <w:r>
          <w:delText>need</w:delText>
        </w:r>
      </w:del>
      <w:del w:id="439" w:author="blackline-tool" w:date="2026-04-13T15:18:46Z">
        <w:r>
          <w:delText>;</w:delText>
        </w:r>
      </w:del>
      <w:ins w:id="440" w:author="blackline-tool" w:date="2026-04-13T15:18:46Z">
        <w:r>
          <w:t>approximately</w:t>
        </w:r>
      </w:ins>
      <w:ins w:id="441" w:author="blackline-tool" w:date="2026-04-13T15:18:46Z">
        <w:r>
          <w:t xml:space="preserve"> </w:t>
        </w:r>
      </w:ins>
      <w:ins w:id="442" w:author="blackline-tool" w:date="2026-04-13T15:18:46Z">
        <w:r>
          <w:t>20</w:t>
        </w:r>
      </w:ins>
      <w:ins w:id="443" w:author="blackline-tool" w:date="2026-04-13T15:18:46Z">
        <w:r>
          <w:t xml:space="preserve"> </w:t>
        </w:r>
      </w:ins>
      <w:ins w:id="444" w:author="blackline-tool" w:date="2026-04-13T15:18:46Z">
        <w:r>
          <w:t>minutes</w:t>
        </w:r>
      </w:ins>
      <w:ins w:id="445" w:author="blackline-tool" w:date="2026-04-13T15:18:46Z">
        <w:r>
          <w:t xml:space="preserve"> </w:t>
        </w:r>
      </w:ins>
      <w:ins w:id="446" w:author="blackline-tool" w:date="2026-04-13T15:18:46Z">
        <w:r>
          <w:t>per</w:t>
        </w:r>
      </w:ins>
      <w:ins w:id="447" w:author="blackline-tool" w:date="2026-04-13T15:18:46Z">
        <w:r>
          <w:t xml:space="preserve"> </w:t>
        </w:r>
      </w:ins>
      <w:ins w:id="448" w:author="blackline-tool" w:date="2026-04-13T15:18:46Z">
        <w:r>
          <w:t>railcar</w:t>
        </w:r>
      </w:ins>
      <w:r>
        <w:t xml:space="preserve"> </w:t>
      </w:r>
      <w:r>
        <w:t>and</w:t>
      </w:r>
      <w:ins w:id="449" w:author="blackline-tool" w:date="2026-04-13T15:18:46Z">
        <w:r>
          <w:t xml:space="preserve"> </w:t>
        </w:r>
      </w:ins>
      <w:ins w:id="450" w:author="blackline-tool" w:date="2026-04-13T15:18:46Z">
        <w:r>
          <w:t>approximately</w:t>
        </w:r>
      </w:ins>
      <w:ins w:id="451" w:author="blackline-tool" w:date="2026-04-13T15:18:46Z">
        <w:r>
          <w:t xml:space="preserve"> </w:t>
        </w:r>
      </w:ins>
      <w:ins w:id="452" w:author="blackline-tool" w:date="2026-04-13T15:18:46Z">
        <w:r>
          <w:t>36</w:t>
        </w:r>
      </w:ins>
      <w:ins w:id="453" w:author="blackline-tool" w:date="2026-04-13T15:18:46Z">
        <w:r>
          <w:t xml:space="preserve"> </w:t>
        </w:r>
      </w:ins>
      <w:ins w:id="454" w:author="blackline-tool" w:date="2026-04-13T15:18:46Z">
        <w:r>
          <w:t>cars</w:t>
        </w:r>
      </w:ins>
      <w:ins w:id="455" w:author="blackline-tool" w:date="2026-04-13T15:18:46Z">
        <w:r>
          <w:t xml:space="preserve"> </w:t>
        </w:r>
      </w:ins>
      <w:ins w:id="456" w:author="blackline-tool" w:date="2026-04-13T15:18:46Z">
        <w:r>
          <w:t>per</w:t>
        </w:r>
      </w:ins>
      <w:ins w:id="457" w:author="blackline-tool" w:date="2026-04-13T15:18:46Z">
        <w:r>
          <w:t xml:space="preserve"> </w:t>
        </w:r>
      </w:ins>
      <w:ins w:id="458" w:author="blackline-tool" w:date="2026-04-13T15:18:46Z">
        <w:r>
          <w:t>12</w:t>
        </w:r>
      </w:ins>
      <w:ins w:id="459" w:author="blackline-tool" w:date="2026-04-13T15:18:46Z">
        <w:r>
          <w:t>-</w:t>
        </w:r>
      </w:ins>
      <w:ins w:id="460" w:author="blackline-tool" w:date="2026-04-13T15:18:46Z">
        <w:r>
          <w:t>hour</w:t>
        </w:r>
      </w:ins>
      <w:ins w:id="461" w:author="blackline-tool" w:date="2026-04-13T15:18:46Z">
        <w:r>
          <w:t xml:space="preserve"> </w:t>
        </w:r>
      </w:ins>
      <w:ins w:id="462" w:author="blackline-tool" w:date="2026-04-13T15:18:46Z">
        <w:r>
          <w:t>shift</w:t>
        </w:r>
      </w:ins>
      <w:ins w:id="463" w:author="blackline-tool" w:date="2026-04-13T15:18:46Z">
        <w:r>
          <w:t xml:space="preserve"> </w:t>
        </w:r>
      </w:ins>
      <w:ins w:id="464" w:author="blackline-tool" w:date="2026-04-13T15:18:46Z">
        <w:r>
          <w:t>plus</w:t>
        </w:r>
      </w:ins>
      <w:ins w:id="465" w:author="blackline-tool" w:date="2026-04-13T15:18:46Z">
        <w:r>
          <w:t xml:space="preserve"> </w:t>
        </w:r>
      </w:ins>
      <w:ins w:id="466" w:author="blackline-tool" w:date="2026-04-13T15:18:46Z">
        <w:r>
          <w:t>inspections</w:t>
        </w:r>
      </w:ins>
      <w:ins w:id="467" w:author="blackline-tool" w:date="2026-04-13T15:18:46Z">
        <w:r>
          <w:t xml:space="preserve"> </w:t>
        </w:r>
      </w:ins>
      <w:ins w:id="468" w:author="blackline-tool" w:date="2026-04-13T15:18:46Z">
        <w:r>
          <w:t>and</w:t>
        </w:r>
      </w:ins>
      <w:ins w:id="469" w:author="blackline-tool" w:date="2026-04-13T15:18:46Z">
        <w:r>
          <w:t xml:space="preserve"> </w:t>
        </w:r>
      </w:ins>
      <w:ins w:id="470" w:author="blackline-tool" w:date="2026-04-13T15:18:46Z">
        <w:r>
          <w:t>ancillary</w:t>
        </w:r>
      </w:ins>
      <w:ins w:id="471" w:author="blackline-tool" w:date="2026-04-13T15:18:46Z">
        <w:r>
          <w:t xml:space="preserve"> </w:t>
        </w:r>
      </w:ins>
      <w:ins w:id="472" w:author="blackline-tool" w:date="2026-04-13T15:18:46Z">
        <w:r>
          <w:t>operations</w:t>
        </w:r>
      </w:ins>
      <w:ins w:id="473" w:author="blackline-tool" w:date="2026-04-13T15:18:46Z">
        <w:r>
          <w:t xml:space="preserve"> </w:t>
        </w:r>
      </w:ins>
      <w:ins w:id="474" w:author="blackline-tool" w:date="2026-04-13T15:18:46Z">
        <w:r>
          <w:t>[</w:t>
        </w:r>
      </w:ins>
      <w:ins w:id="475" w:author="blackline-tool" w:date="2026-04-13T15:18:46Z">
        <w:r>
          <w:t>NTD</w:t>
        </w:r>
      </w:ins>
      <w:ins w:id="476" w:author="blackline-tool" w:date="2026-04-13T15:18:46Z">
        <w:r>
          <w:t>:</w:t>
        </w:r>
      </w:ins>
      <w:ins w:id="477" w:author="blackline-tool" w:date="2026-04-13T15:18:46Z">
        <w:r>
          <w:t xml:space="preserve"> </w:t>
        </w:r>
      </w:ins>
      <w:ins w:id="478" w:author="blackline-tool" w:date="2026-04-13T15:18:46Z">
        <w:r>
          <w:t>confirm</w:t>
        </w:r>
      </w:ins>
      <w:ins w:id="479" w:author="blackline-tool" w:date="2026-04-13T15:18:46Z">
        <w:r>
          <w:t xml:space="preserve"> </w:t>
        </w:r>
      </w:ins>
      <w:ins w:id="480" w:author="blackline-tool" w:date="2026-04-13T15:18:46Z">
        <w:r>
          <w:t>with</w:t>
        </w:r>
      </w:ins>
      <w:ins w:id="481" w:author="blackline-tool" w:date="2026-04-13T15:18:46Z">
        <w:r>
          <w:t xml:space="preserve"> </w:t>
        </w:r>
      </w:ins>
      <w:ins w:id="482" w:author="blackline-tool" w:date="2026-04-13T15:18:46Z">
        <w:r>
          <w:t>Greg</w:t>
        </w:r>
      </w:ins>
      <w:ins w:id="483" w:author="blackline-tool" w:date="2026-04-13T15:18:46Z">
        <w:r>
          <w:t xml:space="preserve"> </w:t>
        </w:r>
      </w:ins>
      <w:ins w:id="484" w:author="blackline-tool" w:date="2026-04-13T15:18:46Z">
        <w:r>
          <w:t>Karpo</w:t>
        </w:r>
      </w:ins>
      <w:ins w:id="485" w:author="blackline-tool" w:date="2026-04-13T15:18:46Z">
        <w:r>
          <w:t xml:space="preserve"> </w:t>
        </w:r>
      </w:ins>
      <w:ins w:id="486" w:author="blackline-tool" w:date="2026-04-13T15:18:46Z">
        <w:r>
          <w:t>based</w:t>
        </w:r>
      </w:ins>
      <w:ins w:id="487" w:author="blackline-tool" w:date="2026-04-13T15:18:46Z">
        <w:r>
          <w:t xml:space="preserve"> </w:t>
        </w:r>
      </w:ins>
      <w:ins w:id="488" w:author="blackline-tool" w:date="2026-04-13T15:18:46Z">
        <w:r>
          <w:t>on</w:t>
        </w:r>
      </w:ins>
      <w:ins w:id="489" w:author="blackline-tool" w:date="2026-04-13T15:18:46Z">
        <w:r>
          <w:t xml:space="preserve"> </w:t>
        </w:r>
      </w:ins>
      <w:ins w:id="490" w:author="blackline-tool" w:date="2026-04-13T15:18:46Z">
        <w:r>
          <w:t>final</w:t>
        </w:r>
      </w:ins>
      <w:ins w:id="491" w:author="blackline-tool" w:date="2026-04-13T15:18:46Z">
        <w:r>
          <w:t xml:space="preserve"> </w:t>
        </w:r>
      </w:ins>
      <w:ins w:id="492" w:author="blackline-tool" w:date="2026-04-13T15:18:46Z">
        <w:r>
          <w:t>transload</w:t>
        </w:r>
      </w:ins>
      <w:ins w:id="493" w:author="blackline-tool" w:date="2026-04-13T15:18:46Z">
        <w:r>
          <w:t xml:space="preserve"> </w:t>
        </w:r>
      </w:ins>
      <w:ins w:id="494" w:author="blackline-tool" w:date="2026-04-13T15:18:46Z">
        <w:r>
          <w:t>design</w:t>
        </w:r>
      </w:ins>
      <w:ins w:id="495" w:author="blackline-tool" w:date="2026-04-13T15:18:46Z">
        <w:r>
          <w:t>];</w:t>
        </w:r>
      </w:ins>
      <w:ins w:id="496" w:author="blackline-tool" w:date="2026-04-13T15:18:46Z">
        <w:r>
          <w:t xml:space="preserve"> </w:t>
        </w:r>
      </w:ins>
      <w:ins w:id="497" w:author="blackline-tool" w:date="2026-04-13T15:18:46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498" w:author="blackline-tool" w:date="2026-04-13T15:18:46Z">
        <w:r>
          <w:delText>resume</w:delText>
        </w:r>
      </w:del>
      <w:ins w:id="499" w:author="blackline-tool" w:date="2026-04-13T15:18:46Z">
        <w:r>
          <w:t>pursue</w:t>
        </w:r>
      </w:ins>
      <w:r>
        <w:t xml:space="preserve"> </w:t>
      </w:r>
      <w:r>
        <w:t>all</w:t>
      </w:r>
      <w:r>
        <w:t xml:space="preserve"> </w:t>
      </w:r>
      <w:ins w:id="500" w:author="blackline-tool" w:date="2026-04-13T15:18:46Z">
        <w:r>
          <w:t>damages</w:t>
        </w:r>
      </w:ins>
      <w:ins w:id="501" w:author="blackline-tool" w:date="2026-04-13T15:18:46Z">
        <w:r>
          <w:t xml:space="preserve"> </w:t>
        </w:r>
      </w:ins>
      <w:ins w:id="502" w:author="blackline-tool" w:date="2026-04-13T15:18:46Z">
        <w:r>
          <w:t>and</w:t>
        </w:r>
      </w:ins>
      <w:ins w:id="503" w:author="blackline-tool" w:date="2026-04-13T15:18:46Z">
        <w:r>
          <w:t xml:space="preserve"> </w:t>
        </w:r>
      </w:ins>
      <w:ins w:id="504" w:author="blackline-tool" w:date="2026-04-13T15:18:46Z">
        <w:r>
          <w:t>all</w:t>
        </w:r>
      </w:ins>
      <w:ins w:id="505" w:author="blackline-tool" w:date="2026-04-13T15:18:46Z">
        <w:r>
          <w:t xml:space="preserve"> </w:t>
        </w:r>
      </w:ins>
      <w:ins w:id="506" w:author="blackline-tool" w:date="2026-04-13T15:18:46Z">
        <w:r>
          <w:t>remedies</w:t>
        </w:r>
      </w:ins>
      <w:ins w:id="507" w:author="blackline-tool" w:date="2026-04-13T15:18:46Z">
        <w:r>
          <w:t xml:space="preserve"> </w:t>
        </w:r>
      </w:ins>
      <w:ins w:id="508" w:author="blackline-tool" w:date="2026-04-13T15:18:46Z">
        <w:r>
          <w:t>available</w:t>
        </w:r>
      </w:ins>
      <w:ins w:id="509" w:author="blackline-tool" w:date="2026-04-13T15:18:46Z">
        <w:r>
          <w:t xml:space="preserve"> </w:t>
        </w:r>
      </w:ins>
      <w:ins w:id="510" w:author="blackline-tool" w:date="2026-04-13T15:18:46Z">
        <w:r>
          <w:t>at</w:t>
        </w:r>
      </w:ins>
      <w:ins w:id="511" w:author="blackline-tool" w:date="2026-04-13T15:18:46Z">
        <w:r>
          <w:t xml:space="preserve"> </w:t>
        </w:r>
      </w:ins>
      <w:ins w:id="512" w:author="blackline-tool" w:date="2026-04-13T15:18:46Z">
        <w:r>
          <w:t>law</w:t>
        </w:r>
      </w:ins>
      <w:ins w:id="513" w:author="blackline-tool" w:date="2026-04-13T15:18:46Z">
        <w:r>
          <w:t xml:space="preserve"> </w:t>
        </w:r>
      </w:ins>
      <w:ins w:id="514" w:author="blackline-tool" w:date="2026-04-13T15:18:46Z">
        <w:r>
          <w:t>or</w:t>
        </w:r>
      </w:ins>
      <w:ins w:id="515" w:author="blackline-tool" w:date="2026-04-13T15:18:46Z">
        <w:r>
          <w:t xml:space="preserve"> </w:t>
        </w:r>
      </w:ins>
      <w:ins w:id="516" w:author="blackline-tool" w:date="2026-04-13T15:18:46Z">
        <w:r>
          <w:t>in</w:t>
        </w:r>
      </w:ins>
      <w:ins w:id="517" w:author="blackline-tool" w:date="2026-04-13T15:18:46Z">
        <w:r>
          <w:t xml:space="preserve"> </w:t>
        </w:r>
      </w:ins>
      <w:ins w:id="518" w:author="blackline-tool" w:date="2026-04-13T15:18:46Z">
        <w:r>
          <w:t>equity</w:t>
        </w:r>
      </w:ins>
      <w:ins w:id="519" w:author="blackline-tool" w:date="2026-04-13T15:18:46Z">
        <w:r>
          <w:t>,</w:t>
        </w:r>
      </w:ins>
      <w:ins w:id="520" w:author="blackline-tool" w:date="2026-04-13T15:18:46Z">
        <w:r>
          <w:t xml:space="preserve"> </w:t>
        </w:r>
      </w:ins>
      <w:ins w:id="521" w:author="blackline-tool" w:date="2026-04-13T15:18:46Z">
        <w:r>
          <w:t>including</w:t>
        </w:r>
      </w:ins>
      <w:ins w:id="522" w:author="blackline-tool" w:date="2026-04-13T15:18:46Z">
        <w:r>
          <w:t xml:space="preserve"> </w:t>
        </w:r>
      </w:ins>
      <w:ins w:id="523" w:author="blackline-tool" w:date="2026-04-13T15:18:46Z">
        <w:r>
          <w:t>(</w:t>
        </w:r>
      </w:ins>
      <w:ins w:id="524" w:author="blackline-tool" w:date="2026-04-13T15:18:46Z">
        <w:r>
          <w:t>without</w:t>
        </w:r>
      </w:ins>
      <w:ins w:id="525" w:author="blackline-tool" w:date="2026-04-13T15:18:46Z">
        <w:r>
          <w:t xml:space="preserve"> </w:t>
        </w:r>
      </w:ins>
      <w:ins w:id="526" w:author="blackline-tool" w:date="2026-04-13T15:18:46Z">
        <w:r>
          <w:t>limitation</w:t>
        </w:r>
      </w:ins>
      <w:ins w:id="527" w:author="blackline-tool" w:date="2026-04-13T15:18:46Z">
        <w:r>
          <w:t>)</w:t>
        </w:r>
      </w:ins>
      <w:ins w:id="528" w:author="blackline-tool" w:date="2026-04-13T15:18:46Z">
        <w:r>
          <w:t xml:space="preserve"> </w:t>
        </w:r>
      </w:ins>
      <w:ins w:id="529" w:author="blackline-tool" w:date="2026-04-13T15:18:46Z">
        <w:r>
          <w:t>all</w:t>
        </w:r>
      </w:ins>
      <w:ins w:id="530" w:author="blackline-tool" w:date="2026-04-13T15:18:46Z">
        <w:r>
          <w:t xml:space="preserve"> </w:t>
        </w:r>
      </w:ins>
      <w:ins w:id="531" w:author="blackline-tool" w:date="2026-04-13T15:18:46Z">
        <w:r>
          <w:t>civil</w:t>
        </w:r>
      </w:ins>
      <w:ins w:id="532" w:author="blackline-tool" w:date="2026-04-13T15:18:46Z">
        <w:r>
          <w:t xml:space="preserve"> </w:t>
        </w:r>
      </w:ins>
      <w:ins w:id="533" w:author="blackline-tool" w:date="2026-04-13T15:18:46Z">
        <w:r>
          <w:t>remedies</w:t>
        </w:r>
      </w:ins>
      <w:ins w:id="534" w:author="blackline-tool" w:date="2026-04-13T15:18:46Z">
        <w:r>
          <w:t xml:space="preserve"> </w:t>
        </w:r>
      </w:ins>
      <w:ins w:id="535" w:author="blackline-tool" w:date="2026-04-13T15:18:46Z">
        <w:r>
          <w:t>and</w:t>
        </w:r>
      </w:ins>
      <w:ins w:id="536" w:author="blackline-tool" w:date="2026-04-13T15:18:46Z">
        <w:r>
          <w:t xml:space="preserve"> </w:t>
        </w:r>
      </w:ins>
      <w:r>
        <w:t>statutory</w:t>
      </w:r>
      <w:r>
        <w:t xml:space="preserve"> </w:t>
      </w:r>
      <w:ins w:id="537" w:author="blackline-tool" w:date="2026-04-13T15:18:46Z">
        <w:r>
          <w:t>remedies</w:t>
        </w:r>
      </w:ins>
      <w:ins w:id="538" w:author="blackline-tool" w:date="2026-04-13T15:18:46Z">
        <w:r>
          <w:t xml:space="preserve"> </w:t>
        </w:r>
      </w:ins>
      <w:ins w:id="539" w:author="blackline-tool" w:date="2026-04-13T15:18:46Z">
        <w:r>
          <w:t>under</w:t>
        </w:r>
      </w:ins>
      <w:ins w:id="540" w:author="blackline-tool" w:date="2026-04-13T15:18:46Z">
        <w:r>
          <w:t xml:space="preserve"> </w:t>
        </w:r>
      </w:ins>
      <w:ins w:id="541" w:author="blackline-tool" w:date="2026-04-13T15:18:46Z">
        <w:r>
          <w:t>the</w:t>
        </w:r>
      </w:ins>
      <w:ins w:id="542" w:author="blackline-tool" w:date="2026-04-13T15:18:46Z">
        <w:r>
          <w:t xml:space="preserve"> </w:t>
        </w:r>
      </w:ins>
      <w:r>
        <w:t>CTA</w:t>
      </w:r>
      <w:del w:id="543" w:author="blackline-tool" w:date="2026-04-13T15:18:46Z">
        <w:r>
          <w:delText xml:space="preserve"> </w:delText>
        </w:r>
      </w:del>
      <w:del w:id="544" w:author="blackline-tool" w:date="2026-04-13T15:18:46Z">
        <w:r>
          <w:delText>remedies</w:delText>
        </w:r>
      </w:del>
      <w:r>
        <w:t>.</w:t>
      </w:r>
    </w:p>
    <w:p/>
    <w:p>
      <w:pPr>
        <w:jc w:val="both"/>
        <w:spacing w:line="240" w:lineRule="auto" w:after="0" w:before="0"/>
      </w:pPr>
      <w:del w:id="545" w:author="blackline-tool" w:date="2026-04-13T15:18:46Z">
        <w:r>
          <w:rPr>
            <w:rFonts w:ascii="Times New Roman" w:hAnsi="Times New Roman"/>
            <w:b w:val="0"/>
            <w:i w:val="0"/>
            <w:sz w:val="24"/>
            <w:u w:val="none"/>
          </w:rPr>
          <w:delText>3.5</w:delText>
          <w:tab/>
        </w:r>
      </w:del>
      <w:del w:id="546" w:author="blackline-tool" w:date="2026-04-13T15:18:46Z">
        <w:r>
          <w:rPr>
            <w:rFonts w:ascii="Times New Roman" w:hAnsi="Times New Roman"/>
            <w:b/>
            <w:i w:val="0"/>
            <w:sz w:val="24"/>
            <w:u w:val="none"/>
          </w:rPr>
          <w:delText>Advance notice of operational constraints.</w:delText>
        </w:r>
      </w:del>
      <w:del w:id="547" w:author="blackline-tool" w:date="2026-04-13T15:18:46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48" w:author="blackline-tool" w:date="2026-04-13T15:18:46Z">
        <w:r>
          <w:t xml:space="preserve">3.5 </w:t>
        </w:r>
      </w:ins>
      <w:ins w:id="549" w:author="blackline-tool" w:date="2026-04-13T15:18:46Z">
        <w:r>
          <w:rPr>
            <w:b/>
            <w:bCs/>
          </w:rPr>
          <w:t>Advance notice of operational constraints.</w:t>
        </w:r>
      </w:ins>
      <w:ins w:id="550" w:author="blackline-tool" w:date="2026-04-13T15:18:46Z">
        <w:r>
          <w:t xml:space="preserve"> CN will provide not less than 90 days’ prior written notice of any planned maintenance, capacity constraint, or other circumstance reasonably anticipated to affect its ability to meet its obligations (a “</w:t>
        </w:r>
      </w:ins>
      <w:ins w:id="551" w:author="blackline-tool" w:date="2026-04-13T15:18:46Z">
        <w:r w:rsidRPr="002E0E13">
          <w:rPr>
            <w:b/>
            <w:bCs/>
          </w:rPr>
          <w:t>Constraint Period</w:t>
        </w:r>
      </w:ins>
      <w:ins w:id="552" w:author="blackline-tool" w:date="2026-04-13T15:18:46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53" w:author="blackline-tool" w:date="2026-04-13T15:18:46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54" w:author="blackline-tool" w:date="2026-04-13T15:18:46Z">
        <w:r>
          <w:delText>and</w:delText>
        </w:r>
      </w:del>
      <w:ins w:id="555" w:author="blackline-tool" w:date="2026-04-13T15:18:46Z">
        <w:r>
          <w:t>[</w:t>
        </w:r>
      </w:ins>
      <w:ins w:id="556" w:author="blackline-tool" w:date="2026-04-13T15:18:46Z">
        <w:r>
          <w:t>NTD</w:t>
        </w:r>
      </w:ins>
      <w:ins w:id="557" w:author="blackline-tool" w:date="2026-04-13T15:18:46Z">
        <w:r>
          <w:t>:</w:t>
        </w:r>
      </w:ins>
      <w:ins w:id="558" w:author="blackline-tool" w:date="2026-04-13T15:18:46Z">
        <w:r>
          <w:t xml:space="preserve"> </w:t>
        </w:r>
      </w:ins>
      <w:ins w:id="559" w:author="blackline-tool" w:date="2026-04-13T15:18:46Z">
        <w:r>
          <w:t>confirm</w:t>
        </w:r>
      </w:ins>
      <w:ins w:id="560" w:author="blackline-tool" w:date="2026-04-13T15:18:46Z">
        <w:r>
          <w:t xml:space="preserve"> </w:t>
        </w:r>
      </w:ins>
      <w:ins w:id="561" w:author="blackline-tool" w:date="2026-04-13T15:18:46Z">
        <w:r>
          <w:t>24</w:t>
        </w:r>
      </w:ins>
      <w:ins w:id="562" w:author="blackline-tool" w:date="2026-04-13T15:18:46Z">
        <w:r>
          <w:t>-</w:t>
        </w:r>
      </w:ins>
      <w:ins w:id="563" w:author="blackline-tool" w:date="2026-04-13T15:18:46Z">
        <w:r>
          <w:t>month</w:t>
        </w:r>
      </w:ins>
      <w:ins w:id="564" w:author="blackline-tool" w:date="2026-04-13T15:18:46Z">
        <w:r>
          <w:t xml:space="preserve"> </w:t>
        </w:r>
      </w:ins>
      <w:ins w:id="565" w:author="blackline-tool" w:date="2026-04-13T15:18:46Z">
        <w:r>
          <w:t>period</w:t>
        </w:r>
      </w:ins>
      <w:ins w:id="566" w:author="blackline-tool" w:date="2026-04-13T15:18:46Z">
        <w:r>
          <w:t xml:space="preserve"> </w:t>
        </w:r>
      </w:ins>
      <w:ins w:id="567" w:author="blackline-tool" w:date="2026-04-13T15:18:46Z">
        <w:r>
          <w:t>with</w:t>
        </w:r>
      </w:ins>
      <w:r>
        <w:t xml:space="preserve"> </w:t>
      </w:r>
      <w:r>
        <w:t>the</w:t>
      </w:r>
      <w:r>
        <w:t xml:space="preserve"> </w:t>
      </w:r>
      <w:del w:id="568" w:author="blackline-tool" w:date="2026-04-13T15:18:46Z">
        <w:r>
          <w:delText>construction</w:delText>
        </w:r>
      </w:del>
      <w:del w:id="569" w:author="blackline-tool" w:date="2026-04-13T15:18:46Z">
        <w:r>
          <w:delText xml:space="preserve"> </w:delText>
        </w:r>
      </w:del>
      <w:del w:id="570" w:author="blackline-tool" w:date="2026-04-13T15:18:46Z">
        <w:r>
          <w:delText>completion</w:delText>
        </w:r>
      </w:del>
      <w:del w:id="571" w:author="blackline-tool" w:date="2026-04-13T15:18:46Z">
        <w:r>
          <w:delText xml:space="preserve"> </w:delText>
        </w:r>
      </w:del>
      <w:del w:id="572" w:author="blackline-tool" w:date="2026-04-13T15:18:46Z">
        <w:r>
          <w:delText>schedule</w:delText>
        </w:r>
      </w:del>
      <w:del w:id="573" w:author="blackline-tool" w:date="2026-04-13T15:18:46Z">
        <w:r>
          <w:delText>;</w:delText>
        </w:r>
      </w:del>
      <w:ins w:id="574" w:author="blackline-tool" w:date="2026-04-13T15:18:46Z">
        <w:r>
          <w:t>business</w:t>
        </w:r>
      </w:ins>
      <w:ins w:id="575" w:author="blackline-tool" w:date="2026-04-13T15:18:46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76" w:author="blackline-tool" w:date="2026-04-13T15:18:46Z">
        <w:r>
          <w:t xml:space="preserve"> </w:t>
        </w:r>
      </w:ins>
      <w:ins w:id="577" w:author="blackline-tool" w:date="2026-04-13T15:18:46Z">
        <w:r>
          <w:t>The</w:t>
        </w:r>
      </w:ins>
      <w:ins w:id="578" w:author="blackline-tool" w:date="2026-04-13T15:18:46Z">
        <w:r>
          <w:t xml:space="preserve"> </w:t>
        </w:r>
      </w:ins>
      <w:ins w:id="579" w:author="blackline-tool" w:date="2026-04-13T15:18:46Z">
        <w:r>
          <w:t>High</w:t>
        </w:r>
      </w:ins>
      <w:ins w:id="580" w:author="blackline-tool" w:date="2026-04-13T15:18:46Z">
        <w:r>
          <w:t xml:space="preserve"> </w:t>
        </w:r>
      </w:ins>
      <w:ins w:id="581" w:author="blackline-tool" w:date="2026-04-13T15:18:46Z">
        <w:r>
          <w:t>Level</w:t>
        </w:r>
      </w:ins>
      <w:ins w:id="582" w:author="blackline-tool" w:date="2026-04-13T15:18:46Z">
        <w:r>
          <w:t xml:space="preserve"> </w:t>
        </w:r>
      </w:ins>
      <w:ins w:id="583" w:author="blackline-tool" w:date="2026-04-13T15:18:46Z">
        <w:r>
          <w:t>unit</w:t>
        </w:r>
      </w:ins>
      <w:ins w:id="584" w:author="blackline-tool" w:date="2026-04-13T15:18:46Z">
        <w:r>
          <w:t xml:space="preserve"> </w:t>
        </w:r>
      </w:ins>
      <w:ins w:id="585" w:author="blackline-tool" w:date="2026-04-13T15:18:46Z">
        <w:r>
          <w:t>train</w:t>
        </w:r>
      </w:ins>
      <w:ins w:id="586" w:author="blackline-tool" w:date="2026-04-13T15:18:46Z">
        <w:r>
          <w:t xml:space="preserve"> </w:t>
        </w:r>
      </w:ins>
      <w:ins w:id="587" w:author="blackline-tool" w:date="2026-04-13T15:18:46Z">
        <w:r>
          <w:t>loop</w:t>
        </w:r>
      </w:ins>
      <w:ins w:id="588" w:author="blackline-tool" w:date="2026-04-13T15:18:46Z">
        <w:r>
          <w:t>,</w:t>
        </w:r>
      </w:ins>
      <w:ins w:id="589" w:author="blackline-tool" w:date="2026-04-13T15:18:46Z">
        <w:r>
          <w:t xml:space="preserve"> </w:t>
        </w:r>
      </w:ins>
      <w:ins w:id="590" w:author="blackline-tool" w:date="2026-04-13T15:18:46Z">
        <w:r>
          <w:t>transload</w:t>
        </w:r>
      </w:ins>
      <w:ins w:id="591" w:author="blackline-tool" w:date="2026-04-13T15:18:46Z">
        <w:r>
          <w:t>,</w:t>
        </w:r>
      </w:ins>
      <w:ins w:id="592" w:author="blackline-tool" w:date="2026-04-13T15:18:46Z">
        <w:r>
          <w:t xml:space="preserve"> </w:t>
        </w:r>
      </w:ins>
      <w:ins w:id="593" w:author="blackline-tool" w:date="2026-04-13T15:18:46Z">
        <w:r>
          <w:t>and</w:t>
        </w:r>
      </w:ins>
      <w:ins w:id="594" w:author="blackline-tool" w:date="2026-04-13T15:18:46Z">
        <w:r>
          <w:t xml:space="preserve"> </w:t>
        </w:r>
      </w:ins>
      <w:ins w:id="595" w:author="blackline-tool" w:date="2026-04-13T15:18:46Z">
        <w:r>
          <w:t>loading</w:t>
        </w:r>
      </w:ins>
      <w:ins w:id="596" w:author="blackline-tool" w:date="2026-04-13T15:18:46Z">
        <w:r>
          <w:t xml:space="preserve"> </w:t>
        </w:r>
      </w:ins>
      <w:ins w:id="597" w:author="blackline-tool" w:date="2026-04-13T15:18:46Z">
        <w:r>
          <w:t>infrastructure</w:t>
        </w:r>
      </w:ins>
      <w:ins w:id="598" w:author="blackline-tool" w:date="2026-04-13T15:18:46Z">
        <w:r>
          <w:t xml:space="preserve"> </w:t>
        </w:r>
      </w:ins>
      <w:ins w:id="599" w:author="blackline-tool" w:date="2026-04-13T15:18:46Z">
        <w:r>
          <w:t>are</w:t>
        </w:r>
      </w:ins>
      <w:ins w:id="600" w:author="blackline-tool" w:date="2026-04-13T15:18:46Z">
        <w:r>
          <w:t xml:space="preserve"> </w:t>
        </w:r>
      </w:ins>
      <w:ins w:id="601" w:author="blackline-tool" w:date="2026-04-13T15:18:46Z">
        <w:r>
          <w:t>for</w:t>
        </w:r>
      </w:ins>
      <w:ins w:id="602" w:author="blackline-tool" w:date="2026-04-13T15:18:46Z">
        <w:r>
          <w:t xml:space="preserve"> </w:t>
        </w:r>
      </w:ins>
      <w:ins w:id="603" w:author="blackline-tool" w:date="2026-04-13T15:18:46Z">
        <w:r>
          <w:t>Power</w:t>
        </w:r>
      </w:ins>
      <w:ins w:id="604" w:author="blackline-tool" w:date="2026-04-13T15:18:46Z">
        <w:r>
          <w:t xml:space="preserve"> </w:t>
        </w:r>
      </w:ins>
      <w:ins w:id="605" w:author="blackline-tool" w:date="2026-04-13T15:18:46Z">
        <w:r>
          <w:t>Wood</w:t>
        </w:r>
      </w:ins>
      <w:ins w:id="606" w:author="blackline-tool" w:date="2026-04-13T15:18:46Z">
        <w:r>
          <w:t>’</w:t>
        </w:r>
      </w:ins>
      <w:ins w:id="607" w:author="blackline-tool" w:date="2026-04-13T15:18:46Z">
        <w:r>
          <w:t>s</w:t>
        </w:r>
      </w:ins>
      <w:ins w:id="608" w:author="blackline-tool" w:date="2026-04-13T15:18:46Z">
        <w:r>
          <w:t xml:space="preserve"> </w:t>
        </w:r>
      </w:ins>
      <w:ins w:id="609" w:author="blackline-tool" w:date="2026-04-13T15:18:46Z">
        <w:r>
          <w:t>exclusive</w:t>
        </w:r>
      </w:ins>
      <w:ins w:id="610" w:author="blackline-tool" w:date="2026-04-13T15:18:46Z">
        <w:r>
          <w:t xml:space="preserve"> </w:t>
        </w:r>
      </w:ins>
      <w:ins w:id="611" w:author="blackline-tool" w:date="2026-04-13T15:18:46Z">
        <w:r>
          <w:t>use</w:t>
        </w:r>
      </w:ins>
      <w:ins w:id="612" w:author="blackline-tool" w:date="2026-04-13T15:18:46Z">
        <w:r>
          <w:t>,</w:t>
        </w:r>
      </w:ins>
      <w:ins w:id="613" w:author="blackline-tool" w:date="2026-04-13T15:18:46Z">
        <w:r>
          <w:t xml:space="preserve"> </w:t>
        </w:r>
      </w:ins>
      <w:ins w:id="614" w:author="blackline-tool" w:date="2026-04-13T15:18:46Z">
        <w:r>
          <w:t>and</w:t>
        </w:r>
      </w:ins>
      <w:ins w:id="615" w:author="blackline-tool" w:date="2026-04-13T15:18:46Z">
        <w:r>
          <w:t xml:space="preserve"> </w:t>
        </w:r>
      </w:ins>
      <w:ins w:id="616" w:author="blackline-tool" w:date="2026-04-13T15:18:46Z">
        <w:r>
          <w:t>CN</w:t>
        </w:r>
      </w:ins>
      <w:ins w:id="617" w:author="blackline-tool" w:date="2026-04-13T15:18:46Z">
        <w:r>
          <w:t xml:space="preserve"> </w:t>
        </w:r>
      </w:ins>
      <w:ins w:id="618" w:author="blackline-tool" w:date="2026-04-13T15:18:46Z">
        <w:r>
          <w:t>shall</w:t>
        </w:r>
      </w:ins>
      <w:ins w:id="619" w:author="blackline-tool" w:date="2026-04-13T15:18:46Z">
        <w:r>
          <w:t xml:space="preserve"> </w:t>
        </w:r>
      </w:ins>
      <w:ins w:id="620" w:author="blackline-tool" w:date="2026-04-13T15:18:46Z">
        <w:r>
          <w:t>not</w:t>
        </w:r>
      </w:ins>
      <w:ins w:id="621" w:author="blackline-tool" w:date="2026-04-13T15:18:46Z">
        <w:r>
          <w:t xml:space="preserve"> </w:t>
        </w:r>
      </w:ins>
      <w:ins w:id="622" w:author="blackline-tool" w:date="2026-04-13T15:18:46Z">
        <w:r>
          <w:t>use</w:t>
        </w:r>
      </w:ins>
      <w:ins w:id="623" w:author="blackline-tool" w:date="2026-04-13T15:18:46Z">
        <w:r>
          <w:t>,</w:t>
        </w:r>
      </w:ins>
      <w:ins w:id="624" w:author="blackline-tool" w:date="2026-04-13T15:18:46Z">
        <w:r>
          <w:t xml:space="preserve"> </w:t>
        </w:r>
      </w:ins>
      <w:ins w:id="625" w:author="blackline-tool" w:date="2026-04-13T15:18:46Z">
        <w:r>
          <w:t>permit</w:t>
        </w:r>
      </w:ins>
      <w:ins w:id="626" w:author="blackline-tool" w:date="2026-04-13T15:18:46Z">
        <w:r>
          <w:t xml:space="preserve"> </w:t>
        </w:r>
      </w:ins>
      <w:ins w:id="627" w:author="blackline-tool" w:date="2026-04-13T15:18:46Z">
        <w:r>
          <w:t>the</w:t>
        </w:r>
      </w:ins>
      <w:ins w:id="628" w:author="blackline-tool" w:date="2026-04-13T15:18:46Z">
        <w:r>
          <w:t xml:space="preserve"> </w:t>
        </w:r>
      </w:ins>
      <w:ins w:id="629" w:author="blackline-tool" w:date="2026-04-13T15:18:46Z">
        <w:r>
          <w:t>use</w:t>
        </w:r>
      </w:ins>
      <w:ins w:id="630" w:author="blackline-tool" w:date="2026-04-13T15:18:46Z">
        <w:r>
          <w:t xml:space="preserve"> </w:t>
        </w:r>
      </w:ins>
      <w:ins w:id="631" w:author="blackline-tool" w:date="2026-04-13T15:18:46Z">
        <w:r>
          <w:t>of</w:t>
        </w:r>
      </w:ins>
      <w:ins w:id="632" w:author="blackline-tool" w:date="2026-04-13T15:18:46Z">
        <w:r>
          <w:t>,</w:t>
        </w:r>
      </w:ins>
      <w:ins w:id="633" w:author="blackline-tool" w:date="2026-04-13T15:18:46Z">
        <w:r>
          <w:t xml:space="preserve"> </w:t>
        </w:r>
      </w:ins>
      <w:ins w:id="634" w:author="blackline-tool" w:date="2026-04-13T15:18:46Z">
        <w:r>
          <w:t>or</w:t>
        </w:r>
      </w:ins>
      <w:ins w:id="635" w:author="blackline-tool" w:date="2026-04-13T15:18:46Z">
        <w:r>
          <w:t xml:space="preserve"> </w:t>
        </w:r>
      </w:ins>
      <w:ins w:id="636" w:author="blackline-tool" w:date="2026-04-13T15:18:46Z">
        <w:r>
          <w:t>allocate</w:t>
        </w:r>
      </w:ins>
      <w:ins w:id="637" w:author="blackline-tool" w:date="2026-04-13T15:18:46Z">
        <w:r>
          <w:t xml:space="preserve"> </w:t>
        </w:r>
      </w:ins>
      <w:ins w:id="638" w:author="blackline-tool" w:date="2026-04-13T15:18:46Z">
        <w:r>
          <w:t>capacity</w:t>
        </w:r>
      </w:ins>
      <w:ins w:id="639" w:author="blackline-tool" w:date="2026-04-13T15:18:46Z">
        <w:r>
          <w:t xml:space="preserve"> </w:t>
        </w:r>
      </w:ins>
      <w:ins w:id="640" w:author="blackline-tool" w:date="2026-04-13T15:18:46Z">
        <w:r>
          <w:t>on</w:t>
        </w:r>
      </w:ins>
      <w:ins w:id="641" w:author="blackline-tool" w:date="2026-04-13T15:18:46Z">
        <w:r>
          <w:t xml:space="preserve"> </w:t>
        </w:r>
      </w:ins>
      <w:ins w:id="642" w:author="blackline-tool" w:date="2026-04-13T15:18:46Z">
        <w:r>
          <w:t>that</w:t>
        </w:r>
      </w:ins>
      <w:ins w:id="643" w:author="blackline-tool" w:date="2026-04-13T15:18:46Z">
        <w:r>
          <w:t xml:space="preserve"> </w:t>
        </w:r>
      </w:ins>
      <w:ins w:id="644" w:author="blackline-tool" w:date="2026-04-13T15:18:46Z">
        <w:r>
          <w:t>infrastructure</w:t>
        </w:r>
      </w:ins>
      <w:ins w:id="645" w:author="blackline-tool" w:date="2026-04-13T15:18:46Z">
        <w:r>
          <w:t xml:space="preserve"> </w:t>
        </w:r>
      </w:ins>
      <w:ins w:id="646" w:author="blackline-tool" w:date="2026-04-13T15:18:46Z">
        <w:r>
          <w:t>to</w:t>
        </w:r>
      </w:ins>
      <w:ins w:id="647" w:author="blackline-tool" w:date="2026-04-13T15:18:46Z">
        <w:r>
          <w:t xml:space="preserve"> </w:t>
        </w:r>
      </w:ins>
      <w:ins w:id="648" w:author="blackline-tool" w:date="2026-04-13T15:18:46Z">
        <w:r>
          <w:t>any</w:t>
        </w:r>
      </w:ins>
      <w:ins w:id="649" w:author="blackline-tool" w:date="2026-04-13T15:18:46Z">
        <w:r>
          <w:t xml:space="preserve"> </w:t>
        </w:r>
      </w:ins>
      <w:ins w:id="650" w:author="blackline-tool" w:date="2026-04-13T15:18:46Z">
        <w:r>
          <w:t>third</w:t>
        </w:r>
      </w:ins>
      <w:ins w:id="651" w:author="blackline-tool" w:date="2026-04-13T15:18:46Z">
        <w:r>
          <w:t xml:space="preserve"> </w:t>
        </w:r>
      </w:ins>
      <w:ins w:id="652" w:author="blackline-tool" w:date="2026-04-13T15:18:46Z">
        <w:r>
          <w:t>party</w:t>
        </w:r>
      </w:ins>
      <w:ins w:id="653" w:author="blackline-tool" w:date="2026-04-13T15:18:46Z">
        <w:r>
          <w:t xml:space="preserve"> </w:t>
        </w:r>
      </w:ins>
      <w:ins w:id="654" w:author="blackline-tool" w:date="2026-04-13T15:18:46Z">
        <w:r>
          <w:t>without</w:t>
        </w:r>
      </w:ins>
      <w:ins w:id="655" w:author="blackline-tool" w:date="2026-04-13T15:18:46Z">
        <w:r>
          <w:t xml:space="preserve"> </w:t>
        </w:r>
      </w:ins>
      <w:ins w:id="656" w:author="blackline-tool" w:date="2026-04-13T15:18:46Z">
        <w:r>
          <w:t>Power</w:t>
        </w:r>
      </w:ins>
      <w:ins w:id="657" w:author="blackline-tool" w:date="2026-04-13T15:18:46Z">
        <w:r>
          <w:t xml:space="preserve"> </w:t>
        </w:r>
      </w:ins>
      <w:ins w:id="658" w:author="blackline-tool" w:date="2026-04-13T15:18:46Z">
        <w:r>
          <w:t>Wood</w:t>
        </w:r>
      </w:ins>
      <w:ins w:id="659" w:author="blackline-tool" w:date="2026-04-13T15:18:46Z">
        <w:r>
          <w:t>’</w:t>
        </w:r>
      </w:ins>
      <w:ins w:id="660" w:author="blackline-tool" w:date="2026-04-13T15:18:46Z">
        <w:r>
          <w:t>s</w:t>
        </w:r>
      </w:ins>
      <w:ins w:id="661" w:author="blackline-tool" w:date="2026-04-13T15:18:46Z">
        <w:r>
          <w:t xml:space="preserve"> </w:t>
        </w:r>
      </w:ins>
      <w:ins w:id="662" w:author="blackline-tool" w:date="2026-04-13T15:18:46Z">
        <w:r>
          <w:t>prior</w:t>
        </w:r>
      </w:ins>
      <w:ins w:id="663" w:author="blackline-tool" w:date="2026-04-13T15:18:46Z">
        <w:r>
          <w:t xml:space="preserve"> </w:t>
        </w:r>
      </w:ins>
      <w:ins w:id="664" w:author="blackline-tool" w:date="2026-04-13T15:18:46Z">
        <w:r>
          <w:t>written</w:t>
        </w:r>
      </w:ins>
      <w:ins w:id="665" w:author="blackline-tool" w:date="2026-04-13T15:18:46Z">
        <w:r>
          <w:t xml:space="preserve"> </w:t>
        </w:r>
      </w:ins>
      <w:ins w:id="666" w:author="blackline-tool" w:date="2026-04-13T15:18:46Z">
        <w:r>
          <w:t>consent</w:t>
        </w:r>
      </w:ins>
      <w:ins w:id="667" w:author="blackline-tool" w:date="2026-04-13T15:18:46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68" w:author="blackline-tool" w:date="2026-04-13T15:18:46Z">
        <w:r>
          <w:delText>CN</w:delText>
        </w:r>
      </w:del>
      <w:ins w:id="669" w:author="blackline-tool" w:date="2026-04-13T15:18:46Z">
        <w:r>
          <w:t>Power</w:t>
        </w:r>
      </w:ins>
      <w:ins w:id="670" w:author="blackline-tool" w:date="2026-04-13T15:18:46Z">
        <w:r>
          <w:t xml:space="preserve"> </w:t>
        </w:r>
      </w:ins>
      <w:ins w:id="671" w:author="blackline-tool" w:date="2026-04-13T15:18:46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72" w:author="blackline-tool" w:date="2026-04-13T15:18:46Z">
        <w:r>
          <w:delText>[</w:delText>
        </w:r>
      </w:del>
      <w:del w:id="673" w:author="blackline-tool" w:date="2026-04-13T15:18:46Z">
        <w:r>
          <w:delText>NTD</w:delText>
        </w:r>
      </w:del>
      <w:del w:id="674" w:author="blackline-tool" w:date="2026-04-13T15:18:46Z">
        <w:r>
          <w:delText>:</w:delText>
        </w:r>
      </w:del>
      <w:ins w:id="675" w:author="blackline-tool" w:date="2026-04-13T15:18:46Z">
        <w:r>
          <w:t>to</w:t>
        </w:r>
      </w:ins>
      <w:r>
        <w:t xml:space="preserve"> </w:t>
      </w:r>
      <w:del w:id="676" w:author="blackline-tool" w:date="2026-04-13T15:18:46Z">
        <w:r>
          <w:delText>confirm</w:delText>
        </w:r>
      </w:del>
      <w:ins w:id="677" w:author="blackline-tool" w:date="2026-04-13T15:18:46Z">
        <w:r>
          <w:t>be</w:t>
        </w:r>
      </w:ins>
      <w:r>
        <w:t xml:space="preserve"> </w:t>
      </w:r>
      <w:del w:id="678" w:author="blackline-tool" w:date="2026-04-13T15:18:46Z">
        <w:r>
          <w:delText>—</w:delText>
        </w:r>
      </w:del>
      <w:ins w:id="679" w:author="blackline-tool" w:date="2026-04-13T15:18:46Z">
        <w:r>
          <w:t>confirmed</w:t>
        </w:r>
      </w:ins>
      <w:ins w:id="680" w:author="blackline-tool" w:date="2026-04-13T15:18:46Z">
        <w:r>
          <w:t>.</w:t>
        </w:r>
      </w:ins>
      <w:ins w:id="681" w:author="blackline-tool" w:date="2026-04-13T15:18:46Z">
        <w:r>
          <w:t xml:space="preserve"> </w:t>
        </w:r>
      </w:ins>
      <w:ins w:id="682" w:author="blackline-tool" w:date="2026-04-13T15:18:46Z">
        <w:r>
          <w:t>An</w:t>
        </w:r>
      </w:ins>
      <w:r>
        <w:t xml:space="preserve"> </w:t>
      </w:r>
      <w:r>
        <w:t>indicative</w:t>
      </w:r>
      <w:r>
        <w:t xml:space="preserve"> </w:t>
      </w:r>
      <w:del w:id="683" w:author="blackline-tool" w:date="2026-04-13T15:18:46Z">
        <w:r>
          <w:delText>rate</w:delText>
        </w:r>
      </w:del>
      <w:ins w:id="684" w:author="blackline-tool" w:date="2026-04-13T15:18:46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685" w:author="blackline-tool" w:date="2026-04-13T15:18:46Z">
        <w:r>
          <w:delText>at</w:delText>
        </w:r>
      </w:del>
      <w:ins w:id="686" w:author="blackline-tool" w:date="2026-04-13T15:18:46Z">
        <w:r>
          <w:t>was</w:t>
        </w:r>
      </w:ins>
      <w:r>
        <w:t xml:space="preserve"> </w:t>
      </w:r>
      <w:del w:id="687" w:author="blackline-tool" w:date="2026-04-13T15:18:46Z">
        <w:r>
          <w:delText>Phase</w:delText>
        </w:r>
      </w:del>
      <w:ins w:id="688" w:author="blackline-tool" w:date="2026-04-13T15:18:46Z">
        <w:r>
          <w:t>discussed</w:t>
        </w:r>
      </w:ins>
      <w:ins w:id="689" w:author="blackline-tool" w:date="2026-04-13T15:18:46Z">
        <w:r>
          <w:t xml:space="preserve"> </w:t>
        </w:r>
      </w:ins>
      <w:ins w:id="690" w:author="blackline-tool" w:date="2026-04-13T15:18:46Z">
        <w:r>
          <w:t>with</w:t>
        </w:r>
      </w:ins>
      <w:ins w:id="691" w:author="blackline-tool" w:date="2026-04-13T15:18:46Z">
        <w:r>
          <w:t xml:space="preserve"> </w:t>
        </w:r>
      </w:ins>
      <w:ins w:id="692" w:author="blackline-tool" w:date="2026-04-13T15:18:46Z">
        <w:r>
          <w:t>CN</w:t>
        </w:r>
      </w:ins>
      <w:ins w:id="693" w:author="blackline-tool" w:date="2026-04-13T15:18:46Z">
        <w:r>
          <w:t xml:space="preserve"> </w:t>
        </w:r>
      </w:ins>
      <w:ins w:id="694" w:author="blackline-tool" w:date="2026-04-13T15:18:46Z">
        <w:r>
          <w:t>during</w:t>
        </w:r>
      </w:ins>
      <w:ins w:id="695" w:author="blackline-tool" w:date="2026-04-13T15:18:46Z">
        <w:r>
          <w:t xml:space="preserve"> </w:t>
        </w:r>
      </w:ins>
      <w:ins w:id="696" w:author="blackline-tool" w:date="2026-04-13T15:18:46Z">
        <w:r>
          <w:t>the</w:t>
        </w:r>
      </w:ins>
      <w:ins w:id="697" w:author="blackline-tool" w:date="2026-04-13T15:18:46Z">
        <w:r>
          <w:t xml:space="preserve"> </w:t>
        </w:r>
      </w:ins>
      <w:ins w:id="698" w:author="blackline-tool" w:date="2026-04-13T15:18:46Z">
        <w:r>
          <w:t>initial</w:t>
        </w:r>
      </w:ins>
      <w:r>
        <w:t xml:space="preserve"> </w:t>
      </w:r>
      <w:r>
        <w:t>2</w:t>
      </w:r>
      <w:r>
        <w:t xml:space="preserve"> </w:t>
      </w:r>
      <w:del w:id="699" w:author="blackline-tool" w:date="2026-04-13T15:18:46Z">
        <w:r>
          <w:delText>volumes</w:delText>
        </w:r>
      </w:del>
      <w:del w:id="700" w:author="blackline-tool" w:date="2026-04-13T15:18:46Z">
        <w:r>
          <w:delText>,</w:delText>
        </w:r>
      </w:del>
      <w:ins w:id="701" w:author="blackline-tool" w:date="2026-04-13T15:18:46Z">
        <w:r>
          <w:t>engagement</w:t>
        </w:r>
      </w:ins>
      <w:ins w:id="702" w:author="blackline-tool" w:date="2026-04-13T15:18:46Z">
        <w:r>
          <w:t xml:space="preserve"> </w:t>
        </w:r>
      </w:ins>
      <w:ins w:id="703" w:author="blackline-tool" w:date="2026-04-13T15:18:46Z">
        <w:r>
          <w:t>and</w:t>
        </w:r>
      </w:ins>
      <w:ins w:id="704" w:author="blackline-tool" w:date="2026-04-13T15:18:46Z">
        <w:r>
          <w:t xml:space="preserve"> </w:t>
        </w:r>
      </w:ins>
      <w:ins w:id="705" w:author="blackline-tool" w:date="2026-04-13T15:18:46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06" w:author="blackline-tool" w:date="2026-04-13T15:18:46Z">
        <w:r>
          <w:t>only</w:t>
        </w:r>
      </w:ins>
      <w:ins w:id="707" w:author="blackline-tool" w:date="2026-04-13T15:18:46Z">
        <w:r>
          <w:t>;</w:t>
        </w:r>
      </w:ins>
      <w:ins w:id="708" w:author="blackline-tool" w:date="2026-04-13T15:18:46Z">
        <w:r>
          <w:t xml:space="preserve"> </w:t>
        </w:r>
      </w:ins>
      <w:ins w:id="709" w:author="blackline-tool" w:date="2026-04-13T15:18:46Z">
        <w:r>
          <w:t>it</w:t>
        </w:r>
      </w:ins>
      <w:ins w:id="710" w:author="blackline-tool" w:date="2026-04-13T15:18:46Z">
        <w:r>
          <w:t xml:space="preserve"> </w:t>
        </w:r>
      </w:ins>
      <w:ins w:id="711" w:author="blackline-tool" w:date="2026-04-13T15:18:46Z">
        <w:r>
          <w:t>has</w:t>
        </w:r>
      </w:ins>
      <w:ins w:id="712" w:author="blackline-tool" w:date="2026-04-13T15:18:46Z">
        <w:r>
          <w:t xml:space="preserve"> </w:t>
        </w:r>
      </w:ins>
      <w:ins w:id="713" w:author="blackline-tool" w:date="2026-04-13T15:18:46Z">
        <w:r>
          <w:t>not</w:t>
        </w:r>
      </w:ins>
      <w:ins w:id="714" w:author="blackline-tool" w:date="2026-04-13T15:18:46Z">
        <w:r>
          <w:t xml:space="preserve"> </w:t>
        </w:r>
      </w:ins>
      <w:ins w:id="715" w:author="blackline-tool" w:date="2026-04-13T15:18:46Z">
        <w:r>
          <w:t>been</w:t>
        </w:r>
      </w:ins>
      <w:ins w:id="716" w:author="blackline-tool" w:date="2026-04-13T15:18:46Z">
        <w:r>
          <w:t xml:space="preserve"> </w:t>
        </w:r>
      </w:ins>
      <w:ins w:id="717" w:author="blackline-tool" w:date="2026-04-13T15:18:46Z">
        <w:r>
          <w:t>confirmed</w:t>
        </w:r>
      </w:ins>
      <w:ins w:id="718" w:author="blackline-tool" w:date="2026-04-13T15:18:46Z">
        <w:r>
          <w:t xml:space="preserve"> </w:t>
        </w:r>
      </w:ins>
      <w:ins w:id="719" w:author="blackline-tool" w:date="2026-04-13T15:18:46Z">
        <w:r>
          <w:t>by</w:t>
        </w:r>
      </w:ins>
      <w:ins w:id="720" w:author="blackline-tool" w:date="2026-04-13T15:18:46Z">
        <w:r>
          <w:t xml:space="preserve"> </w:t>
        </w:r>
      </w:ins>
      <w:ins w:id="721" w:author="blackline-tool" w:date="2026-04-13T15:18:46Z">
        <w:r>
          <w:t>CN</w:t>
        </w:r>
      </w:ins>
      <w:ins w:id="722" w:author="blackline-tool" w:date="2026-04-13T15:18:46Z">
        <w:r>
          <w:t xml:space="preserve"> </w:t>
        </w:r>
      </w:ins>
      <w:r>
        <w:t>and</w:t>
      </w:r>
      <w:ins w:id="723" w:author="blackline-tool" w:date="2026-04-13T15:18:46Z">
        <w:r>
          <w:t xml:space="preserve"> </w:t>
        </w:r>
      </w:ins>
      <w:ins w:id="724" w:author="blackline-tool" w:date="2026-04-13T15:18:46Z">
        <w:r>
          <w:t>is</w:t>
        </w:r>
      </w:ins>
      <w:ins w:id="725" w:author="blackline-tool" w:date="2026-04-13T15:18:46Z">
        <w:r>
          <w:t xml:space="preserve"> </w:t>
        </w:r>
      </w:ins>
      <w:ins w:id="726" w:author="blackline-tool" w:date="2026-04-13T15:18:46Z">
        <w:r>
          <w:t>subject</w:t>
        </w:r>
      </w:ins>
      <w:r>
        <w:t xml:space="preserve"> </w:t>
      </w:r>
      <w:r>
        <w:t>to</w:t>
      </w:r>
      <w:r>
        <w:t xml:space="preserve"> </w:t>
      </w:r>
      <w:del w:id="727" w:author="blackline-tool" w:date="2026-04-13T15:18:46Z">
        <w:r>
          <w:delText>be</w:delText>
        </w:r>
      </w:del>
      <w:del w:id="728" w:author="blackline-tool" w:date="2026-04-13T15:18:46Z">
        <w:r>
          <w:delText xml:space="preserve"> </w:delText>
        </w:r>
      </w:del>
      <w:del w:id="729" w:author="blackline-tool" w:date="2026-04-13T15:18:46Z">
        <w:r>
          <w:delText>confirmed</w:delText>
        </w:r>
      </w:del>
      <w:ins w:id="730" w:author="blackline-tool" w:date="2026-04-13T15:18:46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31" w:author="blackline-tool" w:date="2026-04-13T15:18:46Z">
        <w:r>
          <w:delText>].</w:delText>
        </w:r>
      </w:del>
      <w:ins w:id="732" w:author="blackline-tool" w:date="2026-04-13T15:18:46Z">
        <w:r>
          <w:t>.</w:t>
        </w:r>
      </w:ins>
      <w:ins w:id="733" w:author="blackline-tool" w:date="2026-04-13T15:18:46Z">
        <w:r>
          <w:t xml:space="preserve"> </w:t>
        </w:r>
      </w:ins>
      <w:ins w:id="734" w:author="blackline-tool" w:date="2026-04-13T15:18:46Z">
        <w:r>
          <w:t>[</w:t>
        </w:r>
      </w:ins>
      <w:ins w:id="735" w:author="blackline-tool" w:date="2026-04-13T15:18:46Z">
        <w:r>
          <w:t>NTD</w:t>
        </w:r>
      </w:ins>
      <w:ins w:id="736" w:author="blackline-tool" w:date="2026-04-13T15:18:46Z">
        <w:r>
          <w:t>:</w:t>
        </w:r>
      </w:ins>
      <w:ins w:id="737" w:author="blackline-tool" w:date="2026-04-13T15:18:46Z">
        <w:r>
          <w:t xml:space="preserve"> </w:t>
        </w:r>
      </w:ins>
      <w:ins w:id="738" w:author="blackline-tool" w:date="2026-04-13T15:18:46Z">
        <w:r>
          <w:t>confirm</w:t>
        </w:r>
      </w:ins>
      <w:ins w:id="739" w:author="blackline-tool" w:date="2026-04-13T15:18:46Z">
        <w:r>
          <w:t xml:space="preserve"> </w:t>
        </w:r>
      </w:ins>
      <w:ins w:id="740" w:author="blackline-tool" w:date="2026-04-13T15:18:46Z">
        <w:r>
          <w:t>CN</w:t>
        </w:r>
      </w:ins>
      <w:ins w:id="741" w:author="blackline-tool" w:date="2026-04-13T15:18:46Z">
        <w:r>
          <w:t xml:space="preserve"> </w:t>
        </w:r>
      </w:ins>
      <w:ins w:id="742" w:author="blackline-tool" w:date="2026-04-13T15:18:46Z">
        <w:r>
          <w:t>contact</w:t>
        </w:r>
      </w:ins>
      <w:ins w:id="743" w:author="blackline-tool" w:date="2026-04-13T15:18:46Z">
        <w:r>
          <w:t>’</w:t>
        </w:r>
      </w:ins>
      <w:ins w:id="744" w:author="blackline-tool" w:date="2026-04-13T15:18:46Z">
        <w:r>
          <w:t>s</w:t>
        </w:r>
      </w:ins>
      <w:ins w:id="745" w:author="blackline-tool" w:date="2026-04-13T15:18:46Z">
        <w:r>
          <w:t xml:space="preserve"> </w:t>
        </w:r>
      </w:ins>
      <w:ins w:id="746" w:author="blackline-tool" w:date="2026-04-13T15:18:46Z">
        <w:r>
          <w:t>name</w:t>
        </w:r>
      </w:ins>
      <w:ins w:id="747" w:author="blackline-tool" w:date="2026-04-13T15:18:46Z">
        <w:r>
          <w:t xml:space="preserve"> </w:t>
        </w:r>
      </w:ins>
      <w:ins w:id="748" w:author="blackline-tool" w:date="2026-04-13T15:18:46Z">
        <w:r>
          <w:t>and</w:t>
        </w:r>
      </w:ins>
      <w:ins w:id="749" w:author="blackline-tool" w:date="2026-04-13T15:18:46Z">
        <w:r>
          <w:t xml:space="preserve"> </w:t>
        </w:r>
      </w:ins>
      <w:ins w:id="750" w:author="blackline-tool" w:date="2026-04-13T15:18:46Z">
        <w:r>
          <w:t>title</w:t>
        </w:r>
      </w:ins>
      <w:ins w:id="751" w:author="blackline-tool" w:date="2026-04-13T15:18:46Z">
        <w:r>
          <w:t xml:space="preserve"> </w:t>
        </w:r>
      </w:ins>
      <w:ins w:id="752" w:author="blackline-tool" w:date="2026-04-13T15:18:46Z">
        <w:r>
          <w:t>and</w:t>
        </w:r>
      </w:ins>
      <w:ins w:id="753" w:author="blackline-tool" w:date="2026-04-13T15:18:46Z">
        <w:r>
          <w:t xml:space="preserve"> </w:t>
        </w:r>
      </w:ins>
      <w:ins w:id="754" w:author="blackline-tool" w:date="2026-04-13T15:18:46Z">
        <w:r>
          <w:t>whether</w:t>
        </w:r>
      </w:ins>
      <w:ins w:id="755" w:author="blackline-tool" w:date="2026-04-13T15:18:46Z">
        <w:r>
          <w:t xml:space="preserve"> </w:t>
        </w:r>
      </w:ins>
      <w:ins w:id="756" w:author="blackline-tool" w:date="2026-04-13T15:18:46Z">
        <w:r>
          <w:t>the</w:t>
        </w:r>
      </w:ins>
      <w:ins w:id="757" w:author="blackline-tool" w:date="2026-04-13T15:18:46Z">
        <w:r>
          <w:t xml:space="preserve"> </w:t>
        </w:r>
      </w:ins>
      <w:ins w:id="758" w:author="blackline-tool" w:date="2026-04-13T15:18:46Z">
        <w:r>
          <w:t>discussion</w:t>
        </w:r>
      </w:ins>
      <w:ins w:id="759" w:author="blackline-tool" w:date="2026-04-13T15:18:46Z">
        <w:r>
          <w:t xml:space="preserve"> </w:t>
        </w:r>
      </w:ins>
      <w:ins w:id="760" w:author="blackline-tool" w:date="2026-04-13T15:18:46Z">
        <w:r>
          <w:t>is</w:t>
        </w:r>
      </w:ins>
      <w:ins w:id="761" w:author="blackline-tool" w:date="2026-04-13T15:18:46Z">
        <w:r>
          <w:t xml:space="preserve"> </w:t>
        </w:r>
      </w:ins>
      <w:ins w:id="762" w:author="blackline-tool" w:date="2026-04-13T15:18:46Z">
        <w:r>
          <w:t>documented</w:t>
        </w:r>
      </w:ins>
      <w:ins w:id="763" w:author="blackline-tool" w:date="2026-04-13T15:18:46Z">
        <w:r>
          <w:t xml:space="preserve"> </w:t>
        </w:r>
      </w:ins>
      <w:ins w:id="764" w:author="blackline-tool" w:date="2026-04-13T15:18:46Z">
        <w:r>
          <w:t>in</w:t>
        </w:r>
      </w:ins>
      <w:ins w:id="765" w:author="blackline-tool" w:date="2026-04-13T15:18:46Z">
        <w:r>
          <w:t xml:space="preserve"> </w:t>
        </w:r>
      </w:ins>
      <w:ins w:id="766" w:author="blackline-tool" w:date="2026-04-13T15:18:46Z">
        <w:r>
          <w:t>writing</w:t>
        </w:r>
      </w:ins>
      <w:ins w:id="767" w:author="blackline-tool" w:date="2026-04-13T15:18:46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68" w:author="blackline-tool" w:date="2026-04-13T15:18:46Z">
        <w:r>
          <w:delText>base</w:delText>
        </w:r>
      </w:del>
      <w:ins w:id="769" w:author="blackline-tool" w:date="2026-04-13T15:18:46Z">
        <w:r>
          <w:t>indicative</w:t>
        </w:r>
      </w:ins>
      <w:r>
        <w:t xml:space="preserve"> </w:t>
      </w:r>
      <w:r>
        <w:t>rate</w:t>
      </w:r>
      <w:r>
        <w:t xml:space="preserve"> </w:t>
      </w:r>
      <w:del w:id="770" w:author="blackline-tool" w:date="2026-04-13T15:18:46Z">
        <w:r>
          <w:delText>generates</w:delText>
        </w:r>
      </w:del>
      <w:ins w:id="771" w:author="blackline-tool" w:date="2026-04-13T15:18:46Z">
        <w:r>
          <w:t>would</w:t>
        </w:r>
      </w:ins>
      <w:r>
        <w:t xml:space="preserve"> </w:t>
      </w:r>
      <w:del w:id="772" w:author="blackline-tool" w:date="2026-04-13T15:18:46Z">
        <w:r>
          <w:delText>approximately</w:delText>
        </w:r>
      </w:del>
      <w:ins w:id="773" w:author="blackline-tool" w:date="2026-04-13T15:18:46Z">
        <w:r>
          <w:t>generate</w:t>
        </w:r>
      </w:ins>
      <w:ins w:id="774" w:author="blackline-tool" w:date="2026-04-13T15:18:46Z">
        <w:r>
          <w:t xml:space="preserve"> </w:t>
        </w:r>
      </w:ins>
      <w:ins w:id="775" w:author="blackline-tool" w:date="2026-04-13T15:18:46Z">
        <w:r>
          <w:t>on</w:t>
        </w:r>
      </w:ins>
      <w:ins w:id="776" w:author="blackline-tool" w:date="2026-04-13T15:18:46Z">
        <w:r>
          <w:t xml:space="preserve"> </w:t>
        </w:r>
      </w:ins>
      <w:ins w:id="777" w:author="blackline-tool" w:date="2026-04-13T15:18:46Z">
        <w:r>
          <w:t>the</w:t>
        </w:r>
      </w:ins>
      <w:ins w:id="778" w:author="blackline-tool" w:date="2026-04-13T15:18:46Z">
        <w:r>
          <w:t xml:space="preserve"> </w:t>
        </w:r>
      </w:ins>
      <w:ins w:id="779" w:author="blackline-tool" w:date="2026-04-13T15:18:46Z">
        <w:r>
          <w:t>order</w:t>
        </w:r>
      </w:ins>
      <w:ins w:id="780" w:author="blackline-tool" w:date="2026-04-13T15:18:46Z">
        <w:r>
          <w:t xml:space="preserve"> </w:t>
        </w:r>
      </w:ins>
      <w:ins w:id="781" w:author="blackline-tool" w:date="2026-04-13T15:18:46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782" w:author="blackline-tool" w:date="2026-04-13T15:18:46Z">
        <w:r>
          <w:t>,</w:t>
        </w:r>
      </w:ins>
      <w:ins w:id="783" w:author="blackline-tool" w:date="2026-04-13T15:18:46Z">
        <w:r>
          <w:t xml:space="preserve"> </w:t>
        </w:r>
      </w:ins>
      <w:ins w:id="784" w:author="blackline-tool" w:date="2026-04-13T15:18:46Z">
        <w:r>
          <w:t>for</w:t>
        </w:r>
      </w:ins>
      <w:ins w:id="785" w:author="blackline-tool" w:date="2026-04-13T15:18:46Z">
        <w:r>
          <w:t xml:space="preserve"> </w:t>
        </w:r>
      </w:ins>
      <w:ins w:id="786" w:author="blackline-tool" w:date="2026-04-13T15:18:46Z">
        <w:r>
          <w:t>illustrative</w:t>
        </w:r>
      </w:ins>
      <w:ins w:id="787" w:author="blackline-tool" w:date="2026-04-13T15:18:46Z">
        <w:r>
          <w:t xml:space="preserve"> </w:t>
        </w:r>
      </w:ins>
      <w:ins w:id="788" w:author="blackline-tool" w:date="2026-04-13T15:18:46Z">
        <w:r>
          <w:t>purposes</w:t>
        </w:r>
      </w:ins>
      <w:ins w:id="789" w:author="blackline-tool" w:date="2026-04-13T15:18:46Z">
        <w:r>
          <w:t xml:space="preserve"> </w:t>
        </w:r>
      </w:ins>
      <w:ins w:id="790" w:author="blackline-tool" w:date="2026-04-13T15:18:46Z">
        <w:r>
          <w:t>only</w:t>
        </w:r>
      </w:ins>
      <w:ins w:id="791" w:author="blackline-tool" w:date="2026-04-13T15:18:46Z">
        <w:r>
          <w:t xml:space="preserve"> </w:t>
        </w:r>
      </w:ins>
      <w:ins w:id="792" w:author="blackline-tool" w:date="2026-04-13T15:18:46Z">
        <w:r>
          <w:t>pending</w:t>
        </w:r>
      </w:ins>
      <w:ins w:id="793" w:author="blackline-tool" w:date="2026-04-13T15:18:46Z">
        <w:r>
          <w:t xml:space="preserve"> </w:t>
        </w:r>
      </w:ins>
      <w:ins w:id="794" w:author="blackline-tool" w:date="2026-04-13T15:18:46Z">
        <w:r>
          <w:t>rate</w:t>
        </w:r>
      </w:ins>
      <w:ins w:id="795" w:author="blackline-tool" w:date="2026-04-13T15:18:46Z">
        <w:r>
          <w:t xml:space="preserve"> </w:t>
        </w:r>
      </w:ins>
      <w:ins w:id="796" w:author="blackline-tool" w:date="2026-04-13T15:18:46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797" w:author="blackline-tool" w:date="2026-04-13T15:18:46Z">
        <w:r>
          <w:t>each</w:t>
        </w:r>
      </w:ins>
      <w:ins w:id="798" w:author="blackline-tool" w:date="2026-04-13T15:18:46Z">
        <w:r>
          <w:t xml:space="preserve"> </w:t>
        </w:r>
      </w:ins>
      <w:ins w:id="799" w:author="blackline-tool" w:date="2026-04-13T15:18:46Z">
        <w:r>
          <w:t>of</w:t>
        </w:r>
      </w:ins>
      <w:ins w:id="800" w:author="blackline-tool" w:date="2026-04-13T15:18:46Z">
        <w:r>
          <w:t xml:space="preserve"> </w:t>
        </w:r>
      </w:ins>
      <w:r>
        <w:t>CN</w:t>
      </w:r>
      <w:ins w:id="801" w:author="blackline-tool" w:date="2026-04-13T15:18:46Z">
        <w:r>
          <w:t xml:space="preserve"> </w:t>
        </w:r>
      </w:ins>
      <w:ins w:id="802" w:author="blackline-tool" w:date="2026-04-13T15:18:46Z">
        <w:r>
          <w:t>and</w:t>
        </w:r>
      </w:ins>
      <w:ins w:id="803" w:author="blackline-tool" w:date="2026-04-13T15:18:46Z">
        <w:r>
          <w:t xml:space="preserve"> </w:t>
        </w:r>
      </w:ins>
      <w:ins w:id="804" w:author="blackline-tool" w:date="2026-04-13T15:18:46Z">
        <w:r>
          <w:t>Power</w:t>
        </w:r>
      </w:ins>
      <w:ins w:id="805" w:author="blackline-tool" w:date="2026-04-13T15:18:46Z">
        <w:r>
          <w:t xml:space="preserve"> </w:t>
        </w:r>
      </w:ins>
      <w:ins w:id="806" w:author="blackline-tool" w:date="2026-04-13T15:18:46Z">
        <w:r>
          <w:t>Wood</w:t>
        </w:r>
      </w:ins>
      <w:r>
        <w:t xml:space="preserve"> </w:t>
      </w:r>
      <w:r>
        <w:t>from</w:t>
      </w:r>
      <w:r>
        <w:t xml:space="preserve"> </w:t>
      </w:r>
      <w:r>
        <w:t>all</w:t>
      </w:r>
      <w:r>
        <w:t xml:space="preserve"> </w:t>
      </w:r>
      <w:r>
        <w:t>further</w:t>
      </w:r>
      <w:del w:id="807" w:author="blackline-tool" w:date="2026-04-13T15:18:46Z">
        <w:r>
          <w:delText xml:space="preserve"> </w:delText>
        </w:r>
      </w:del>
      <w:del w:id="808" w:author="blackline-tool" w:date="2026-04-13T15:18:46Z">
        <w:r>
          <w:delText>service</w:delText>
        </w:r>
      </w:del>
      <w:r>
        <w:t xml:space="preserve"> </w:t>
      </w:r>
      <w:r>
        <w:t>obligations</w:t>
      </w:r>
      <w:r>
        <w:t xml:space="preserve"> </w:t>
      </w:r>
      <w:r>
        <w:t>under</w:t>
      </w:r>
      <w:r>
        <w:t xml:space="preserve"> </w:t>
      </w:r>
      <w:r>
        <w:t>this</w:t>
      </w:r>
      <w:r>
        <w:t xml:space="preserve"> </w:t>
      </w:r>
      <w:r>
        <w:t>Framework</w:t>
      </w:r>
      <w:ins w:id="809" w:author="blackline-tool" w:date="2026-04-13T15:18:46Z">
        <w:r>
          <w:t>,</w:t>
        </w:r>
      </w:ins>
      <w:ins w:id="810" w:author="blackline-tool" w:date="2026-04-13T15:18:46Z">
        <w:r>
          <w:t xml:space="preserve"> </w:t>
        </w:r>
      </w:ins>
      <w:ins w:id="811" w:author="blackline-tool" w:date="2026-04-13T15:18:46Z">
        <w:r>
          <w:t>other</w:t>
        </w:r>
      </w:ins>
      <w:ins w:id="812" w:author="blackline-tool" w:date="2026-04-13T15:18:46Z">
        <w:r>
          <w:t xml:space="preserve"> </w:t>
        </w:r>
      </w:ins>
      <w:ins w:id="813" w:author="blackline-tool" w:date="2026-04-13T15:18:46Z">
        <w:r>
          <w:t>than</w:t>
        </w:r>
      </w:ins>
      <w:ins w:id="814" w:author="blackline-tool" w:date="2026-04-13T15:18:46Z">
        <w:r>
          <w:t xml:space="preserve"> </w:t>
        </w:r>
      </w:ins>
      <w:ins w:id="815" w:author="blackline-tool" w:date="2026-04-13T15:18:46Z">
        <w:r>
          <w:t>obligations</w:t>
        </w:r>
      </w:ins>
      <w:ins w:id="816" w:author="blackline-tool" w:date="2026-04-13T15:18:46Z">
        <w:r>
          <w:t xml:space="preserve"> </w:t>
        </w:r>
      </w:ins>
      <w:ins w:id="817" w:author="blackline-tool" w:date="2026-04-13T15:18:46Z">
        <w:r>
          <w:t>then</w:t>
        </w:r>
      </w:ins>
      <w:ins w:id="818" w:author="blackline-tool" w:date="2026-04-13T15:18:46Z">
        <w:r>
          <w:t xml:space="preserve"> </w:t>
        </w:r>
      </w:ins>
      <w:ins w:id="819" w:author="blackline-tool" w:date="2026-04-13T15:18:46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20" w:author="blackline-tool" w:date="2026-04-13T15:18:46Z">
        <w:r>
          <w:t>the</w:t>
        </w:r>
      </w:ins>
      <w:ins w:id="821" w:author="blackline-tool" w:date="2026-04-13T15:18:46Z">
        <w:r>
          <w:t xml:space="preserve"> </w:t>
        </w:r>
      </w:ins>
      <w:r>
        <w:t>Force</w:t>
      </w:r>
      <w:r>
        <w:t xml:space="preserve"> </w:t>
      </w:r>
      <w:r>
        <w:t>Majeure</w:t>
      </w:r>
      <w:r>
        <w:t xml:space="preserve"> </w:t>
      </w:r>
      <w:del w:id="822" w:author="blackline-tool" w:date="2026-04-13T15:18:46Z">
        <w:r>
          <w:delText>extends</w:delText>
        </w:r>
      </w:del>
      <w:ins w:id="823" w:author="blackline-tool" w:date="2026-04-13T15:18:46Z">
        <w:r>
          <w:t>event</w:t>
        </w:r>
      </w:ins>
      <w:r>
        <w:t xml:space="preserve"> </w:t>
      </w:r>
      <w:del w:id="824" w:author="blackline-tool" w:date="2026-04-13T15:18:46Z">
        <w:r>
          <w:delText>beyond</w:delText>
        </w:r>
      </w:del>
      <w:ins w:id="825" w:author="blackline-tool" w:date="2026-04-13T15:18:46Z">
        <w:r>
          <w:t>affects</w:t>
        </w:r>
      </w:ins>
      <w:ins w:id="826" w:author="blackline-tool" w:date="2026-04-13T15:18:46Z">
        <w:r>
          <w:t xml:space="preserve"> </w:t>
        </w:r>
      </w:ins>
      <w:ins w:id="827" w:author="blackline-tool" w:date="2026-04-13T15:18:46Z">
        <w:r>
          <w:t>CN</w:t>
        </w:r>
      </w:ins>
      <w:ins w:id="828" w:author="blackline-tool" w:date="2026-04-13T15:18:46Z">
        <w:r>
          <w:t>’</w:t>
        </w:r>
      </w:ins>
      <w:ins w:id="829" w:author="blackline-tool" w:date="2026-04-13T15:18:46Z">
        <w:r>
          <w:t>s</w:t>
        </w:r>
      </w:ins>
      <w:ins w:id="830" w:author="blackline-tool" w:date="2026-04-13T15:18:46Z">
        <w:r>
          <w:t xml:space="preserve"> </w:t>
        </w:r>
      </w:ins>
      <w:ins w:id="831" w:author="blackline-tool" w:date="2026-04-13T15:18:46Z">
        <w:r>
          <w:t>rail</w:t>
        </w:r>
      </w:ins>
      <w:ins w:id="832" w:author="blackline-tool" w:date="2026-04-13T15:18:46Z">
        <w:r>
          <w:t xml:space="preserve"> </w:t>
        </w:r>
      </w:ins>
      <w:ins w:id="833" w:author="blackline-tool" w:date="2026-04-13T15:18:46Z">
        <w:r>
          <w:t>network</w:t>
        </w:r>
      </w:ins>
      <w:ins w:id="834" w:author="blackline-tool" w:date="2026-04-13T15:18:46Z">
        <w:r>
          <w:t xml:space="preserve"> </w:t>
        </w:r>
      </w:ins>
      <w:ins w:id="835" w:author="blackline-tool" w:date="2026-04-13T15:18:46Z">
        <w:r>
          <w:t>or</w:t>
        </w:r>
      </w:ins>
      <w:ins w:id="836" w:author="blackline-tool" w:date="2026-04-13T15:18:46Z">
        <w:r>
          <w:t xml:space="preserve"> </w:t>
        </w:r>
      </w:ins>
      <w:ins w:id="837" w:author="blackline-tool" w:date="2026-04-13T15:18:46Z">
        <w:r>
          <w:t>operations</w:t>
        </w:r>
      </w:ins>
      <w:ins w:id="838" w:author="blackline-tool" w:date="2026-04-13T15:18:46Z">
        <w:r>
          <w:t>,</w:t>
        </w:r>
      </w:ins>
      <w:ins w:id="839" w:author="blackline-tool" w:date="2026-04-13T15:18:46Z">
        <w:r>
          <w:t xml:space="preserve"> </w:t>
        </w:r>
      </w:ins>
      <w:ins w:id="840" w:author="blackline-tool" w:date="2026-04-13T15:18:46Z">
        <w:r>
          <w:t>CN</w:t>
        </w:r>
      </w:ins>
      <w:ins w:id="841" w:author="blackline-tool" w:date="2026-04-13T15:18:46Z">
        <w:r>
          <w:t xml:space="preserve"> </w:t>
        </w:r>
      </w:ins>
      <w:ins w:id="842" w:author="blackline-tool" w:date="2026-04-13T15:18:46Z">
        <w:r>
          <w:t>shall</w:t>
        </w:r>
      </w:ins>
      <w:ins w:id="843" w:author="blackline-tool" w:date="2026-04-13T15:18:46Z">
        <w:r>
          <w:t>,</w:t>
        </w:r>
      </w:ins>
      <w:ins w:id="844" w:author="blackline-tool" w:date="2026-04-13T15:18:46Z">
        <w:r>
          <w:t xml:space="preserve"> </w:t>
        </w:r>
      </w:ins>
      <w:ins w:id="845" w:author="blackline-tool" w:date="2026-04-13T15:18:46Z">
        <w:r>
          <w:t>using</w:t>
        </w:r>
      </w:ins>
      <w:ins w:id="846" w:author="blackline-tool" w:date="2026-04-13T15:18:46Z">
        <w:r>
          <w:t xml:space="preserve"> </w:t>
        </w:r>
      </w:ins>
      <w:ins w:id="847" w:author="blackline-tool" w:date="2026-04-13T15:18:46Z">
        <w:r>
          <w:t>commercially</w:t>
        </w:r>
      </w:ins>
      <w:ins w:id="848" w:author="blackline-tool" w:date="2026-04-13T15:18:46Z">
        <w:r>
          <w:t xml:space="preserve"> </w:t>
        </w:r>
      </w:ins>
      <w:ins w:id="849" w:author="blackline-tool" w:date="2026-04-13T15:18:46Z">
        <w:r>
          <w:t>reasonable</w:t>
        </w:r>
      </w:ins>
      <w:ins w:id="850" w:author="blackline-tool" w:date="2026-04-13T15:18:46Z">
        <w:r>
          <w:t xml:space="preserve"> </w:t>
        </w:r>
      </w:ins>
      <w:ins w:id="851" w:author="blackline-tool" w:date="2026-04-13T15:18:46Z">
        <w:r>
          <w:t>efforts</w:t>
        </w:r>
      </w:ins>
      <w:ins w:id="852" w:author="blackline-tool" w:date="2026-04-13T15:18:46Z">
        <w:r>
          <w:t>,</w:t>
        </w:r>
      </w:ins>
      <w:ins w:id="853" w:author="blackline-tool" w:date="2026-04-13T15:18:46Z">
        <w:r>
          <w:t xml:space="preserve"> </w:t>
        </w:r>
      </w:ins>
      <w:ins w:id="854" w:author="blackline-tool" w:date="2026-04-13T15:18:46Z">
        <w:r>
          <w:t>repair</w:t>
        </w:r>
      </w:ins>
      <w:ins w:id="855" w:author="blackline-tool" w:date="2026-04-13T15:18:46Z">
        <w:r>
          <w:t>,</w:t>
        </w:r>
      </w:ins>
      <w:ins w:id="856" w:author="blackline-tool" w:date="2026-04-13T15:18:46Z">
        <w:r>
          <w:t xml:space="preserve"> </w:t>
        </w:r>
      </w:ins>
      <w:ins w:id="857" w:author="blackline-tool" w:date="2026-04-13T15:18:46Z">
        <w:r>
          <w:t>rebuild</w:t>
        </w:r>
      </w:ins>
      <w:ins w:id="858" w:author="blackline-tool" w:date="2026-04-13T15:18:46Z">
        <w:r>
          <w:t>,</w:t>
        </w:r>
      </w:ins>
      <w:ins w:id="859" w:author="blackline-tool" w:date="2026-04-13T15:18:46Z">
        <w:r>
          <w:t xml:space="preserve"> </w:t>
        </w:r>
      </w:ins>
      <w:ins w:id="860" w:author="blackline-tool" w:date="2026-04-13T15:18:46Z">
        <w:r>
          <w:t>or</w:t>
        </w:r>
      </w:ins>
      <w:ins w:id="861" w:author="blackline-tool" w:date="2026-04-13T15:18:46Z">
        <w:r>
          <w:t xml:space="preserve"> </w:t>
        </w:r>
      </w:ins>
      <w:ins w:id="862" w:author="blackline-tool" w:date="2026-04-13T15:18:46Z">
        <w:r>
          <w:t>otherwise</w:t>
        </w:r>
      </w:ins>
      <w:ins w:id="863" w:author="blackline-tool" w:date="2026-04-13T15:18:46Z">
        <w:r>
          <w:t xml:space="preserve"> </w:t>
        </w:r>
      </w:ins>
      <w:ins w:id="864" w:author="blackline-tool" w:date="2026-04-13T15:18:46Z">
        <w:r>
          <w:t>restore</w:t>
        </w:r>
      </w:ins>
      <w:ins w:id="865" w:author="blackline-tool" w:date="2026-04-13T15:18:46Z">
        <w:r>
          <w:t xml:space="preserve"> </w:t>
        </w:r>
      </w:ins>
      <w:ins w:id="866" w:author="blackline-tool" w:date="2026-04-13T15:18:46Z">
        <w:r>
          <w:t>the</w:t>
        </w:r>
      </w:ins>
      <w:ins w:id="867" w:author="blackline-tool" w:date="2026-04-13T15:18:46Z">
        <w:r>
          <w:t xml:space="preserve"> </w:t>
        </w:r>
      </w:ins>
      <w:ins w:id="868" w:author="blackline-tool" w:date="2026-04-13T15:18:46Z">
        <w:r>
          <w:t>affected</w:t>
        </w:r>
      </w:ins>
      <w:ins w:id="869" w:author="blackline-tool" w:date="2026-04-13T15:18:46Z">
        <w:r>
          <w:t xml:space="preserve"> </w:t>
        </w:r>
      </w:ins>
      <w:ins w:id="870" w:author="blackline-tool" w:date="2026-04-13T15:18:46Z">
        <w:r>
          <w:t>infrastructure</w:t>
        </w:r>
      </w:ins>
      <w:ins w:id="871" w:author="blackline-tool" w:date="2026-04-13T15:18:46Z">
        <w:r>
          <w:t xml:space="preserve"> </w:t>
        </w:r>
      </w:ins>
      <w:ins w:id="872" w:author="blackline-tool" w:date="2026-04-13T15:18:46Z">
        <w:r>
          <w:t>and</w:t>
        </w:r>
      </w:ins>
      <w:ins w:id="873" w:author="blackline-tool" w:date="2026-04-13T15:18:46Z">
        <w:r>
          <w:t xml:space="preserve"> </w:t>
        </w:r>
      </w:ins>
      <w:ins w:id="874" w:author="blackline-tool" w:date="2026-04-13T15:18:46Z">
        <w:r>
          <w:t>resume</w:t>
        </w:r>
      </w:ins>
      <w:ins w:id="875" w:author="blackline-tool" w:date="2026-04-13T15:18:46Z">
        <w:r>
          <w:t xml:space="preserve"> </w:t>
        </w:r>
      </w:ins>
      <w:ins w:id="876" w:author="blackline-tool" w:date="2026-04-13T15:18:46Z">
        <w:r>
          <w:t>service</w:t>
        </w:r>
      </w:ins>
      <w:ins w:id="877" w:author="blackline-tool" w:date="2026-04-13T15:18:46Z">
        <w:r>
          <w:t xml:space="preserve"> </w:t>
        </w:r>
      </w:ins>
      <w:ins w:id="878" w:author="blackline-tool" w:date="2026-04-13T15:18:46Z">
        <w:r>
          <w:t>under</w:t>
        </w:r>
      </w:ins>
      <w:ins w:id="879" w:author="blackline-tool" w:date="2026-04-13T15:18:46Z">
        <w:r>
          <w:t xml:space="preserve"> </w:t>
        </w:r>
      </w:ins>
      <w:ins w:id="880" w:author="blackline-tool" w:date="2026-04-13T15:18:46Z">
        <w:r>
          <w:t>paragraph</w:t>
        </w:r>
      </w:ins>
      <w:r>
        <w:t xml:space="preserve"> </w:t>
      </w:r>
      <w:r>
        <w:t>180</w:t>
      </w:r>
      <w:r>
        <w:t xml:space="preserve"> </w:t>
      </w:r>
      <w:del w:id="881" w:author="blackline-tool" w:date="2026-04-13T15:18:46Z">
        <w:r>
          <w:delText>consecutive</w:delText>
        </w:r>
      </w:del>
      <w:ins w:id="882" w:author="blackline-tool" w:date="2026-04-13T15:18:46Z">
        <w:r>
          <w:t>as</w:t>
        </w:r>
      </w:ins>
      <w:r>
        <w:t xml:space="preserve"> </w:t>
      </w:r>
      <w:del w:id="883" w:author="blackline-tool" w:date="2026-04-13T15:18:46Z">
        <w:r>
          <w:delText>days</w:delText>
        </w:r>
      </w:del>
      <w:del w:id="884" w:author="blackline-tool" w:date="2026-04-13T15:18:46Z">
        <w:r>
          <w:delText>,</w:delText>
        </w:r>
      </w:del>
      <w:ins w:id="885" w:author="blackline-tool" w:date="2026-04-13T15:18:46Z">
        <w:r>
          <w:t>soon</w:t>
        </w:r>
      </w:ins>
      <w:r>
        <w:t xml:space="preserve"> </w:t>
      </w:r>
      <w:del w:id="886" w:author="blackline-tool" w:date="2026-04-13T15:18:46Z">
        <w:r>
          <w:delText>either</w:delText>
        </w:r>
      </w:del>
      <w:ins w:id="887" w:author="blackline-tool" w:date="2026-04-13T15:18:46Z">
        <w:r>
          <w:t>as</w:t>
        </w:r>
      </w:ins>
      <w:ins w:id="888" w:author="blackline-tool" w:date="2026-04-13T15:18:46Z">
        <w:r>
          <w:t xml:space="preserve"> </w:t>
        </w:r>
      </w:ins>
      <w:ins w:id="889" w:author="blackline-tool" w:date="2026-04-13T15:18:46Z">
        <w:r>
          <w:t>reasonably</w:t>
        </w:r>
      </w:ins>
      <w:ins w:id="890" w:author="blackline-tool" w:date="2026-04-13T15:18:46Z">
        <w:r>
          <w:t xml:space="preserve"> </w:t>
        </w:r>
      </w:ins>
      <w:ins w:id="891" w:author="blackline-tool" w:date="2026-04-13T15:18:46Z">
        <w:r>
          <w:t>practicable</w:t>
        </w:r>
      </w:ins>
      <w:ins w:id="892" w:author="blackline-tool" w:date="2026-04-13T15:18:46Z">
        <w:r>
          <w:t>.</w:t>
        </w:r>
      </w:ins>
      <w:ins w:id="893" w:author="blackline-tool" w:date="2026-04-13T15:18:46Z">
        <w:r>
          <w:t xml:space="preserve"> </w:t>
        </w:r>
      </w:ins>
      <w:ins w:id="894" w:author="blackline-tool" w:date="2026-04-13T15:18:46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895" w:author="blackline-tool" w:date="2026-04-13T15:18:46Z">
        <w:r>
          <w:delText>on</w:delText>
        </w:r>
      </w:del>
      <w:ins w:id="896" w:author="blackline-tool" w:date="2026-04-13T15:18:46Z">
        <w:r>
          <w:t>by</w:t>
        </w:r>
      </w:ins>
      <w:r>
        <w:t xml:space="preserve"> </w:t>
      </w:r>
      <w:del w:id="897" w:author="blackline-tool" w:date="2026-04-13T15:18:46Z">
        <w:r>
          <w:delText>written</w:delText>
        </w:r>
      </w:del>
      <w:ins w:id="898" w:author="blackline-tool" w:date="2026-04-13T15:18:46Z">
        <w:r>
          <w:t>reason</w:t>
        </w:r>
      </w:ins>
      <w:r>
        <w:t xml:space="preserve"> </w:t>
      </w:r>
      <w:del w:id="899" w:author="blackline-tool" w:date="2026-04-13T15:18:46Z">
        <w:r>
          <w:delText>notice</w:delText>
        </w:r>
      </w:del>
      <w:ins w:id="900" w:author="blackline-tool" w:date="2026-04-13T15:18:46Z">
        <w:r>
          <w:t>of</w:t>
        </w:r>
      </w:ins>
      <w:r>
        <w:t xml:space="preserve"> </w:t>
      </w:r>
      <w:del w:id="901" w:author="blackline-tool" w:date="2026-04-13T15:18:46Z">
        <w:r>
          <w:delText>without</w:delText>
        </w:r>
      </w:del>
      <w:ins w:id="902" w:author="blackline-tool" w:date="2026-04-13T15:18:46Z">
        <w:r>
          <w:t>Force</w:t>
        </w:r>
      </w:ins>
      <w:r>
        <w:t xml:space="preserve"> </w:t>
      </w:r>
      <w:del w:id="903" w:author="blackline-tool" w:date="2026-04-13T15:18:46Z">
        <w:r>
          <w:delText>further</w:delText>
        </w:r>
      </w:del>
      <w:del w:id="904" w:author="blackline-tool" w:date="2026-04-13T15:18:46Z">
        <w:r>
          <w:delText xml:space="preserve"> </w:delText>
        </w:r>
      </w:del>
      <w:del w:id="905" w:author="blackline-tool" w:date="2026-04-13T15:18:46Z">
        <w:r>
          <w:delText>liability</w:delText>
        </w:r>
      </w:del>
      <w:ins w:id="906" w:author="blackline-tool" w:date="2026-04-13T15:18:46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07" w:author="blackline-tool" w:date="2026-04-13T15:18:46Z">
        <w:r>
          <w:t>all</w:t>
        </w:r>
      </w:ins>
      <w:ins w:id="908" w:author="blackline-tool" w:date="2026-04-13T15:18:46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09" w:author="blackline-tool" w:date="2026-04-13T15:18:46Z">
        <w:r>
          <w:delText>its</w:delText>
        </w:r>
      </w:del>
      <w:ins w:id="910" w:author="blackline-tool" w:date="2026-04-13T15:18:46Z">
        <w:r>
          <w:t>respect</w:t>
        </w:r>
      </w:ins>
      <w:ins w:id="911" w:author="blackline-tool" w:date="2026-04-13T15:18:46Z">
        <w:r>
          <w:t xml:space="preserve"> </w:t>
        </w:r>
      </w:ins>
      <w:ins w:id="912" w:author="blackline-tool" w:date="2026-04-13T15:18:46Z">
        <w:r>
          <w:t>to</w:t>
        </w:r>
      </w:ins>
      <w:ins w:id="913" w:author="blackline-tool" w:date="2026-04-13T15:18:46Z">
        <w:r>
          <w:t xml:space="preserve"> </w:t>
        </w:r>
      </w:ins>
      <w:ins w:id="914" w:author="blackline-tool" w:date="2026-04-13T15:18:46Z">
        <w:r>
          <w:t>the</w:t>
        </w:r>
      </w:ins>
      <w:ins w:id="915" w:author="blackline-tool" w:date="2026-04-13T15:18:46Z">
        <w:r>
          <w:t xml:space="preserve"> </w:t>
        </w:r>
      </w:ins>
      <w:ins w:id="916" w:author="blackline-tool" w:date="2026-04-13T15:18:46Z">
        <w:r>
          <w:t>operation</w:t>
        </w:r>
      </w:ins>
      <w:ins w:id="917" w:author="blackline-tool" w:date="2026-04-13T15:18:46Z">
        <w:r>
          <w:t xml:space="preserve"> </w:t>
        </w:r>
      </w:ins>
      <w:ins w:id="918" w:author="blackline-tool" w:date="2026-04-13T15:18:46Z">
        <w:r>
          <w:t>of</w:t>
        </w:r>
      </w:ins>
      <w:ins w:id="919" w:author="blackline-tool" w:date="2026-04-13T15:18:46Z">
        <w:r>
          <w:t xml:space="preserve"> </w:t>
        </w:r>
      </w:ins>
      <w:ins w:id="920" w:author="blackline-tool" w:date="2026-04-13T15:18:46Z">
        <w:r>
          <w:t>the</w:t>
        </w:r>
      </w:ins>
      <w:ins w:id="921" w:author="blackline-tool" w:date="2026-04-13T15:18:46Z">
        <w:r>
          <w:t xml:space="preserve"> </w:t>
        </w:r>
      </w:ins>
      <w:ins w:id="922" w:author="blackline-tool" w:date="2026-04-13T15:18:46Z">
        <w:r>
          <w:t>La</w:t>
        </w:r>
      </w:ins>
      <w:ins w:id="923" w:author="blackline-tool" w:date="2026-04-13T15:18:46Z">
        <w:r>
          <w:t xml:space="preserve"> </w:t>
        </w:r>
      </w:ins>
      <w:ins w:id="924" w:author="blackline-tool" w:date="2026-04-13T15:18:46Z">
        <w:r>
          <w:t>Crête</w:t>
        </w:r>
      </w:ins>
      <w:ins w:id="925" w:author="blackline-tool" w:date="2026-04-13T15:18:46Z">
        <w:r>
          <w:t xml:space="preserve"> </w:t>
        </w:r>
      </w:ins>
      <w:ins w:id="926" w:author="blackline-tool" w:date="2026-04-13T15:18:46Z">
        <w:r>
          <w:t>facility</w:t>
        </w:r>
      </w:ins>
      <w:ins w:id="927" w:author="blackline-tool" w:date="2026-04-13T15:18:46Z">
        <w:r>
          <w:t>,</w:t>
        </w:r>
      </w:ins>
      <w:ins w:id="928" w:author="blackline-tool" w:date="2026-04-13T15:18:46Z">
        <w:r>
          <w:t xml:space="preserve"> </w:t>
        </w:r>
      </w:ins>
      <w:ins w:id="929" w:author="blackline-tool" w:date="2026-04-13T15:18:46Z">
        <w:r>
          <w:t>the</w:t>
        </w:r>
      </w:ins>
      <w:ins w:id="930" w:author="blackline-tool" w:date="2026-04-13T15:18:46Z">
        <w:r>
          <w:t xml:space="preserve"> </w:t>
        </w:r>
      </w:ins>
      <w:ins w:id="931" w:author="blackline-tool" w:date="2026-04-13T15:18:46Z">
        <w:r>
          <w:t>High</w:t>
        </w:r>
      </w:ins>
      <w:ins w:id="932" w:author="blackline-tool" w:date="2026-04-13T15:18:46Z">
        <w:r>
          <w:t xml:space="preserve"> </w:t>
        </w:r>
      </w:ins>
      <w:ins w:id="933" w:author="blackline-tool" w:date="2026-04-13T15:18:46Z">
        <w:r>
          <w:t>Level</w:t>
        </w:r>
      </w:ins>
      <w:ins w:id="934" w:author="blackline-tool" w:date="2026-04-13T15:18:46Z">
        <w:r>
          <w:t xml:space="preserve"> </w:t>
        </w:r>
      </w:ins>
      <w:ins w:id="935" w:author="blackline-tool" w:date="2026-04-13T15:18:46Z">
        <w:r>
          <w:t>transload</w:t>
        </w:r>
      </w:ins>
      <w:ins w:id="936" w:author="blackline-tool" w:date="2026-04-13T15:18:46Z">
        <w:r>
          <w:t>,</w:t>
        </w:r>
      </w:ins>
      <w:ins w:id="937" w:author="blackline-tool" w:date="2026-04-13T15:18:46Z">
        <w:r>
          <w:t xml:space="preserve"> </w:t>
        </w:r>
      </w:ins>
      <w:ins w:id="938" w:author="blackline-tool" w:date="2026-04-13T15:18:46Z">
        <w:r>
          <w:t>and</w:t>
        </w:r>
      </w:ins>
      <w:ins w:id="939" w:author="blackline-tool" w:date="2026-04-13T15:18:46Z">
        <w:r>
          <w:t xml:space="preserve"> </w:t>
        </w:r>
      </w:ins>
      <w:ins w:id="940" w:author="blackline-tool" w:date="2026-04-13T15:18:46Z">
        <w:r>
          <w:t>the</w:t>
        </w:r>
      </w:ins>
      <w:ins w:id="941" w:author="blackline-tool" w:date="2026-04-13T15:18:46Z">
        <w:r>
          <w:t xml:space="preserve"> </w:t>
        </w:r>
      </w:ins>
      <w:ins w:id="942" w:author="blackline-tool" w:date="2026-04-13T15:18:46Z">
        <w:r>
          <w:t>Traffic</w:t>
        </w:r>
      </w:ins>
      <w:ins w:id="943" w:author="blackline-tool" w:date="2026-04-13T15:18:46Z">
        <w:r>
          <w:t xml:space="preserve"> </w:t>
        </w:r>
      </w:ins>
      <w:ins w:id="944" w:author="blackline-tool" w:date="2026-04-13T15:18:46Z">
        <w:r>
          <w:t>(</w:t>
        </w:r>
      </w:ins>
      <w:ins w:id="945" w:author="blackline-tool" w:date="2026-04-13T15:18:46Z">
        <w:r>
          <w:t>including</w:t>
        </w:r>
      </w:ins>
      <w:ins w:id="946" w:author="blackline-tool" w:date="2026-04-13T15:18:46Z">
        <w:r>
          <w:t>,</w:t>
        </w:r>
      </w:ins>
      <w:ins w:id="947" w:author="blackline-tool" w:date="2026-04-13T15:18:46Z">
        <w:r>
          <w:t xml:space="preserve"> </w:t>
        </w:r>
      </w:ins>
      <w:ins w:id="948" w:author="blackline-tool" w:date="2026-04-13T15:18:46Z">
        <w:r>
          <w:t>without</w:t>
        </w:r>
      </w:ins>
      <w:ins w:id="949" w:author="blackline-tool" w:date="2026-04-13T15:18:46Z">
        <w:r>
          <w:t xml:space="preserve"> </w:t>
        </w:r>
      </w:ins>
      <w:ins w:id="950" w:author="blackline-tool" w:date="2026-04-13T15:18:46Z">
        <w:r>
          <w:t>limitation</w:t>
        </w:r>
      </w:ins>
      <w:ins w:id="951" w:author="blackline-tool" w:date="2026-04-13T15:18:46Z">
        <w:r>
          <w:t>,</w:t>
        </w:r>
      </w:ins>
      <w:ins w:id="952" w:author="blackline-tool" w:date="2026-04-13T15:18:46Z">
        <w:r>
          <w:t xml:space="preserve"> </w:t>
        </w:r>
      </w:ins>
      <w:ins w:id="953" w:author="blackline-tool" w:date="2026-04-13T15:18:46Z">
        <w:r>
          <w:t>damages</w:t>
        </w:r>
      </w:ins>
      <w:ins w:id="954" w:author="blackline-tool" w:date="2026-04-13T15:18:46Z">
        <w:r>
          <w:t xml:space="preserve"> </w:t>
        </w:r>
      </w:ins>
      <w:ins w:id="955" w:author="blackline-tool" w:date="2026-04-13T15:18:46Z">
        <w:r>
          <w:t>incurred</w:t>
        </w:r>
      </w:ins>
      <w:ins w:id="956" w:author="blackline-tool" w:date="2026-04-13T15:18:46Z">
        <w:r>
          <w:t xml:space="preserve"> </w:t>
        </w:r>
      </w:ins>
      <w:ins w:id="957" w:author="blackline-tool" w:date="2026-04-13T15:18:46Z">
        <w:r>
          <w:t>with</w:t>
        </w:r>
      </w:ins>
      <w:r>
        <w:t xml:space="preserve"> </w:t>
      </w:r>
      <w:r>
        <w:t>off</w:t>
      </w:r>
      <w:r>
        <w:t>-</w:t>
      </w:r>
      <w:r>
        <w:t>take</w:t>
      </w:r>
      <w:r>
        <w:t xml:space="preserve"> </w:t>
      </w:r>
      <w:r>
        <w:t>counterparties</w:t>
      </w:r>
      <w:ins w:id="958" w:author="blackline-tool" w:date="2026-04-13T15:18:46Z">
        <w:r>
          <w:t>)</w:t>
        </w:r>
      </w:ins>
      <w:r>
        <w:t xml:space="preserve"> </w:t>
      </w:r>
      <w:r>
        <w:t>as</w:t>
      </w:r>
      <w:r>
        <w:t xml:space="preserve"> </w:t>
      </w:r>
      <w:r>
        <w:t>a</w:t>
      </w:r>
      <w:r>
        <w:t xml:space="preserve"> </w:t>
      </w:r>
      <w:r>
        <w:t>direct</w:t>
      </w:r>
      <w:r>
        <w:t xml:space="preserve"> </w:t>
      </w:r>
      <w:r>
        <w:t>consequence</w:t>
      </w:r>
      <w:ins w:id="959" w:author="blackline-tool" w:date="2026-04-13T15:18:46Z">
        <w:r>
          <w:t xml:space="preserve"> </w:t>
        </w:r>
      </w:ins>
      <w:ins w:id="960" w:author="blackline-tool" w:date="2026-04-13T15:18:46Z">
        <w:r>
          <w:t>of</w:t>
        </w:r>
      </w:ins>
      <w:ins w:id="961" w:author="blackline-tool" w:date="2026-04-13T15:18:46Z">
        <w:r>
          <w:t xml:space="preserve"> </w:t>
        </w:r>
      </w:ins>
      <w:ins w:id="962" w:author="blackline-tool" w:date="2026-04-13T15:18:46Z">
        <w:r>
          <w:t>CN</w:t>
        </w:r>
      </w:ins>
      <w:ins w:id="963" w:author="blackline-tool" w:date="2026-04-13T15:18:46Z">
        <w:r>
          <w:t>’</w:t>
        </w:r>
      </w:ins>
      <w:ins w:id="964" w:author="blackline-tool" w:date="2026-04-13T15:18:46Z">
        <w:r>
          <w:t>s</w:t>
        </w:r>
      </w:ins>
      <w:ins w:id="965" w:author="blackline-tool" w:date="2026-04-13T15:18:46Z">
        <w:r>
          <w:t xml:space="preserve"> </w:t>
        </w:r>
      </w:ins>
      <w:ins w:id="966" w:author="blackline-tool" w:date="2026-04-13T15:18:46Z">
        <w:r>
          <w:t>service</w:t>
        </w:r>
      </w:ins>
      <w:ins w:id="967" w:author="blackline-tool" w:date="2026-04-13T15:18:46Z">
        <w:r>
          <w:t xml:space="preserve"> </w:t>
        </w:r>
      </w:ins>
      <w:ins w:id="968" w:author="blackline-tool" w:date="2026-04-13T15:18:46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69" w:author="blackline-tool" w:date="2026-04-13T15:18:46Z">
        <w:r>
          <w:t>]</w:t>
        </w:r>
      </w:ins>
      <w:ins w:id="970" w:author="blackline-tool" w:date="2026-04-13T15:18:46Z">
        <w:r>
          <w:t xml:space="preserve"> </w:t>
        </w:r>
      </w:ins>
      <w:ins w:id="971" w:author="blackline-tool" w:date="2026-04-13T15:18:46Z">
        <w:r>
          <w:t>[</w:t>
        </w:r>
      </w:ins>
      <w:ins w:id="972" w:author="blackline-tool" w:date="2026-04-13T15:18:46Z">
        <w:r>
          <w:t>NTD</w:t>
        </w:r>
      </w:ins>
      <w:ins w:id="973" w:author="blackline-tool" w:date="2026-04-13T15:18:46Z">
        <w:r>
          <w:t>:</w:t>
        </w:r>
      </w:ins>
      <w:ins w:id="974" w:author="blackline-tool" w:date="2026-04-13T15:18:46Z">
        <w:r>
          <w:t xml:space="preserve"> </w:t>
        </w:r>
      </w:ins>
      <w:ins w:id="975" w:author="blackline-tool" w:date="2026-04-13T15:18:46Z">
        <w:r>
          <w:t>consider</w:t>
        </w:r>
      </w:ins>
      <w:ins w:id="976" w:author="blackline-tool" w:date="2026-04-13T15:18:46Z">
        <w:r>
          <w:t xml:space="preserve"> </w:t>
        </w:r>
      </w:ins>
      <w:ins w:id="977" w:author="blackline-tool" w:date="2026-04-13T15:18:46Z">
        <w:r>
          <w:t>whether</w:t>
        </w:r>
      </w:ins>
      <w:ins w:id="978" w:author="blackline-tool" w:date="2026-04-13T15:18:46Z">
        <w:r>
          <w:t xml:space="preserve"> </w:t>
        </w:r>
      </w:ins>
      <w:ins w:id="979" w:author="blackline-tool" w:date="2026-04-13T15:18:46Z">
        <w:r>
          <w:t>liability</w:t>
        </w:r>
      </w:ins>
      <w:ins w:id="980" w:author="blackline-tool" w:date="2026-04-13T15:18:46Z">
        <w:r>
          <w:t xml:space="preserve"> </w:t>
        </w:r>
      </w:ins>
      <w:ins w:id="981" w:author="blackline-tool" w:date="2026-04-13T15:18:46Z">
        <w:r>
          <w:t>cap</w:t>
        </w:r>
      </w:ins>
      <w:ins w:id="982" w:author="blackline-tool" w:date="2026-04-13T15:18:46Z">
        <w:r>
          <w:t xml:space="preserve"> </w:t>
        </w:r>
      </w:ins>
      <w:ins w:id="983" w:author="blackline-tool" w:date="2026-04-13T15:18:46Z">
        <w:r>
          <w:t>should</w:t>
        </w:r>
      </w:ins>
      <w:ins w:id="984" w:author="blackline-tool" w:date="2026-04-13T15:18:46Z">
        <w:r>
          <w:t xml:space="preserve"> </w:t>
        </w:r>
      </w:ins>
      <w:ins w:id="985" w:author="blackline-tool" w:date="2026-04-13T15:18:46Z">
        <w:r>
          <w:t>be</w:t>
        </w:r>
      </w:ins>
      <w:ins w:id="986" w:author="blackline-tool" w:date="2026-04-13T15:18:46Z">
        <w:r>
          <w:t xml:space="preserve"> </w:t>
        </w:r>
      </w:ins>
      <w:ins w:id="987" w:author="blackline-tool" w:date="2026-04-13T15:18:46Z">
        <w:r>
          <w:t>removed</w:t>
        </w:r>
      </w:ins>
      <w:ins w:id="988" w:author="blackline-tool" w:date="2026-04-13T15:18:46Z">
        <w:r>
          <w:t xml:space="preserve"> </w:t>
        </w:r>
      </w:ins>
      <w:ins w:id="989" w:author="blackline-tool" w:date="2026-04-13T15:18:46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990" w:author="blackline-tool" w:date="2026-04-13T15:18:46Z">
        <w:r>
          <w:rPr>
            <w:rFonts w:cs="Times New Roman"/>
            <w:b/>
            <w:szCs w:val="24"/>
            <w:lang w:val="en-CA"/>
          </w:rPr>
          <w:t>(f)</w:t>
        </w:r>
      </w:ins>
      <w:ins w:id="991" w:author="blackline-tool" w:date="2026-04-13T15:18:46Z">
        <w:r>
          <w:rPr>
            <w:rFonts w:cs="Times New Roman"/>
            <w:b/>
            <w:szCs w:val="24"/>
            <w:lang w:val="en-CA"/>
          </w:rPr>
          <w:tab/>
          <w:t>Off-take agreements</w:t>
        </w:r>
      </w:ins>
      <w:ins w:id="992" w:author="blackline-tool" w:date="2026-04-13T15:18:46Z">
        <w:r>
          <w:rPr>
            <w:rFonts w:cs="Times New Roman"/>
            <w:szCs w:val="24"/>
            <w:lang w:val="en-CA"/>
          </w:rPr>
          <w:t xml:space="preserve">, meaning Power Wood has binding off-take agreements in place sufficient to support </w:t>
        </w:r>
      </w:ins>
      <w:ins w:id="993" w:author="blackline-tool" w:date="2026-04-13T15:18:46Z">
        <w:r w:rsidR="002E0E13">
          <w:rPr>
            <w:rFonts w:cs="Times New Roman"/>
            <w:szCs w:val="24"/>
            <w:lang w:val="en-CA"/>
          </w:rPr>
          <w:t>[</w:t>
        </w:r>
      </w:ins>
      <w:ins w:id="994" w:author="blackline-tool" w:date="2026-04-13T15:18:46Z">
        <w:r w:rsidR="002E0E13" w:rsidRPr="00E34F9E">
          <w:rPr>
            <w:rFonts w:cs="Times New Roman"/>
            <w:szCs w:val="24"/>
            <w:highlight w:val="yellow"/>
            <w:lang w:val="en-CA"/>
          </w:rPr>
          <w:t>X%</w:t>
        </w:r>
      </w:ins>
      <w:ins w:id="995" w:author="blackline-tool" w:date="2026-04-13T15:18:46Z">
        <w:r w:rsidR="002E0E13">
          <w:rPr>
            <w:rFonts w:cs="Times New Roman"/>
            <w:szCs w:val="24"/>
            <w:lang w:val="en-CA"/>
          </w:rPr>
          <w:t xml:space="preserve">] </w:t>
        </w:r>
      </w:ins>
      <w:ins w:id="996" w:author="blackline-tool" w:date="2026-04-13T15:18:46Z">
        <w:r w:rsidR="00E34F9E">
          <w:rPr>
            <w:rFonts w:cs="Times New Roman"/>
            <w:szCs w:val="24"/>
            <w:lang w:val="en-CA"/>
          </w:rPr>
          <w:t xml:space="preserve">of </w:t>
        </w:r>
      </w:ins>
      <w:ins w:id="997" w:author="blackline-tool" w:date="2026-04-13T15:18:46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998" w:author="blackline-tool" w:date="2026-04-13T15:18:46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999" w:author="blackline-tool" w:date="2026-04-13T15:18:46Z">
        <w:r>
          <w:t>,</w:t>
        </w:r>
      </w:ins>
      <w:ins w:id="1000" w:author="blackline-tool" w:date="2026-04-13T15:18:46Z">
        <w:r>
          <w:t xml:space="preserve"> </w:t>
        </w:r>
      </w:ins>
      <w:ins w:id="1001" w:author="blackline-tool" w:date="2026-04-13T15:18:46Z">
        <w:r>
          <w:t>provided</w:t>
        </w:r>
      </w:ins>
      <w:ins w:id="1002" w:author="blackline-tool" w:date="2026-04-13T15:18:46Z">
        <w:r>
          <w:t xml:space="preserve"> </w:t>
        </w:r>
      </w:ins>
      <w:ins w:id="1003" w:author="blackline-tool" w:date="2026-04-13T15:18:46Z">
        <w:r>
          <w:t>that</w:t>
        </w:r>
      </w:ins>
      <w:ins w:id="1004" w:author="blackline-tool" w:date="2026-04-13T15:18:46Z">
        <w:r>
          <w:t xml:space="preserve"> </w:t>
        </w:r>
      </w:ins>
      <w:ins w:id="1005" w:author="blackline-tool" w:date="2026-04-13T15:18:46Z">
        <w:r>
          <w:t>this</w:t>
        </w:r>
      </w:ins>
      <w:ins w:id="1006" w:author="blackline-tool" w:date="2026-04-13T15:18:46Z">
        <w:r>
          <w:t xml:space="preserve"> </w:t>
        </w:r>
      </w:ins>
      <w:ins w:id="1007" w:author="blackline-tool" w:date="2026-04-13T15:18:46Z">
        <w:r>
          <w:t>condition</w:t>
        </w:r>
      </w:ins>
      <w:ins w:id="1008" w:author="blackline-tool" w:date="2026-04-13T15:18:46Z">
        <w:r>
          <w:t xml:space="preserve"> </w:t>
        </w:r>
      </w:ins>
      <w:ins w:id="1009" w:author="blackline-tool" w:date="2026-04-13T15:18:46Z">
        <w:r>
          <w:t>is</w:t>
        </w:r>
      </w:ins>
      <w:ins w:id="1010" w:author="blackline-tool" w:date="2026-04-13T15:18:46Z">
        <w:r>
          <w:t xml:space="preserve"> </w:t>
        </w:r>
      </w:ins>
      <w:ins w:id="1011" w:author="blackline-tool" w:date="2026-04-13T15:18:46Z">
        <w:r>
          <w:t>not</w:t>
        </w:r>
      </w:ins>
      <w:ins w:id="1012" w:author="blackline-tool" w:date="2026-04-13T15:18:46Z">
        <w:r>
          <w:t xml:space="preserve"> </w:t>
        </w:r>
      </w:ins>
      <w:ins w:id="1013" w:author="blackline-tool" w:date="2026-04-13T15:18:46Z">
        <w:r>
          <w:t>satisfied</w:t>
        </w:r>
      </w:ins>
      <w:ins w:id="1014" w:author="blackline-tool" w:date="2026-04-13T15:18:46Z">
        <w:r>
          <w:t xml:space="preserve"> </w:t>
        </w:r>
      </w:ins>
      <w:ins w:id="1015" w:author="blackline-tool" w:date="2026-04-13T15:18:46Z">
        <w:r>
          <w:t>(</w:t>
        </w:r>
      </w:ins>
      <w:ins w:id="1016" w:author="blackline-tool" w:date="2026-04-13T15:18:46Z">
        <w:r>
          <w:t>and</w:t>
        </w:r>
      </w:ins>
      <w:ins w:id="1017" w:author="blackline-tool" w:date="2026-04-13T15:18:46Z">
        <w:r>
          <w:t xml:space="preserve"> </w:t>
        </w:r>
      </w:ins>
      <w:ins w:id="1018" w:author="blackline-tool" w:date="2026-04-13T15:18:46Z">
        <w:r>
          <w:t>CN</w:t>
        </w:r>
      </w:ins>
      <w:ins w:id="1019" w:author="blackline-tool" w:date="2026-04-13T15:18:46Z">
        <w:r>
          <w:t xml:space="preserve"> </w:t>
        </w:r>
      </w:ins>
      <w:ins w:id="1020" w:author="blackline-tool" w:date="2026-04-13T15:18:46Z">
        <w:r>
          <w:t>may</w:t>
        </w:r>
      </w:ins>
      <w:ins w:id="1021" w:author="blackline-tool" w:date="2026-04-13T15:18:46Z">
        <w:r>
          <w:t xml:space="preserve"> </w:t>
        </w:r>
      </w:ins>
      <w:ins w:id="1022" w:author="blackline-tool" w:date="2026-04-13T15:18:46Z">
        <w:r>
          <w:t>not</w:t>
        </w:r>
      </w:ins>
      <w:ins w:id="1023" w:author="blackline-tool" w:date="2026-04-13T15:18:46Z">
        <w:r>
          <w:t xml:space="preserve"> </w:t>
        </w:r>
      </w:ins>
      <w:ins w:id="1024" w:author="blackline-tool" w:date="2026-04-13T15:18:46Z">
        <w:r>
          <w:t>rely</w:t>
        </w:r>
      </w:ins>
      <w:ins w:id="1025" w:author="blackline-tool" w:date="2026-04-13T15:18:46Z">
        <w:r>
          <w:t xml:space="preserve"> </w:t>
        </w:r>
      </w:ins>
      <w:ins w:id="1026" w:author="blackline-tool" w:date="2026-04-13T15:18:46Z">
        <w:r>
          <w:t>on</w:t>
        </w:r>
      </w:ins>
      <w:ins w:id="1027" w:author="blackline-tool" w:date="2026-04-13T15:18:46Z">
        <w:r>
          <w:t xml:space="preserve"> </w:t>
        </w:r>
      </w:ins>
      <w:ins w:id="1028" w:author="blackline-tool" w:date="2026-04-13T15:18:46Z">
        <w:r>
          <w:t>this</w:t>
        </w:r>
      </w:ins>
      <w:ins w:id="1029" w:author="blackline-tool" w:date="2026-04-13T15:18:46Z">
        <w:r>
          <w:t xml:space="preserve"> </w:t>
        </w:r>
      </w:ins>
      <w:ins w:id="1030" w:author="blackline-tool" w:date="2026-04-13T15:18:46Z">
        <w:r>
          <w:t>condition</w:t>
        </w:r>
      </w:ins>
      <w:ins w:id="1031" w:author="blackline-tool" w:date="2026-04-13T15:18:46Z">
        <w:r>
          <w:t>)</w:t>
        </w:r>
      </w:ins>
      <w:ins w:id="1032" w:author="blackline-tool" w:date="2026-04-13T15:18:46Z">
        <w:r>
          <w:t xml:space="preserve"> </w:t>
        </w:r>
      </w:ins>
      <w:ins w:id="1033" w:author="blackline-tool" w:date="2026-04-13T15:18:46Z">
        <w:r>
          <w:t>if</w:t>
        </w:r>
      </w:ins>
      <w:ins w:id="1034" w:author="blackline-tool" w:date="2026-04-13T15:18:46Z">
        <w:r>
          <w:t xml:space="preserve"> </w:t>
        </w:r>
      </w:ins>
      <w:ins w:id="1035" w:author="blackline-tool" w:date="2026-04-13T15:18:46Z">
        <w:r>
          <w:t>the</w:t>
        </w:r>
      </w:ins>
      <w:ins w:id="1036" w:author="blackline-tool" w:date="2026-04-13T15:18:46Z">
        <w:r>
          <w:t xml:space="preserve"> </w:t>
        </w:r>
      </w:ins>
      <w:ins w:id="1037" w:author="blackline-tool" w:date="2026-04-13T15:18:46Z">
        <w:r>
          <w:t>order</w:t>
        </w:r>
      </w:ins>
      <w:ins w:id="1038" w:author="blackline-tool" w:date="2026-04-13T15:18:46Z">
        <w:r>
          <w:t xml:space="preserve"> </w:t>
        </w:r>
      </w:ins>
      <w:ins w:id="1039" w:author="blackline-tool" w:date="2026-04-13T15:18:46Z">
        <w:r>
          <w:t>was</w:t>
        </w:r>
      </w:ins>
      <w:ins w:id="1040" w:author="blackline-tool" w:date="2026-04-13T15:18:46Z">
        <w:r>
          <w:t xml:space="preserve"> </w:t>
        </w:r>
      </w:ins>
      <w:ins w:id="1041" w:author="blackline-tool" w:date="2026-04-13T15:18:46Z">
        <w:r>
          <w:t>made</w:t>
        </w:r>
      </w:ins>
      <w:ins w:id="1042" w:author="blackline-tool" w:date="2026-04-13T15:18:46Z">
        <w:r>
          <w:t xml:space="preserve"> </w:t>
        </w:r>
      </w:ins>
      <w:ins w:id="1043" w:author="blackline-tool" w:date="2026-04-13T15:18:46Z">
        <w:r>
          <w:t>at</w:t>
        </w:r>
      </w:ins>
      <w:ins w:id="1044" w:author="blackline-tool" w:date="2026-04-13T15:18:46Z">
        <w:r>
          <w:t xml:space="preserve"> </w:t>
        </w:r>
      </w:ins>
      <w:ins w:id="1045" w:author="blackline-tool" w:date="2026-04-13T15:18:46Z">
        <w:r>
          <w:t>the</w:t>
        </w:r>
      </w:ins>
      <w:ins w:id="1046" w:author="blackline-tool" w:date="2026-04-13T15:18:46Z">
        <w:r>
          <w:t xml:space="preserve"> </w:t>
        </w:r>
      </w:ins>
      <w:ins w:id="1047" w:author="blackline-tool" w:date="2026-04-13T15:18:46Z">
        <w:r>
          <w:t>request</w:t>
        </w:r>
      </w:ins>
      <w:ins w:id="1048" w:author="blackline-tool" w:date="2026-04-13T15:18:46Z">
        <w:r>
          <w:t xml:space="preserve"> </w:t>
        </w:r>
      </w:ins>
      <w:ins w:id="1049" w:author="blackline-tool" w:date="2026-04-13T15:18:46Z">
        <w:r>
          <w:t>of</w:t>
        </w:r>
      </w:ins>
      <w:ins w:id="1050" w:author="blackline-tool" w:date="2026-04-13T15:18:46Z">
        <w:r>
          <w:t>,</w:t>
        </w:r>
      </w:ins>
      <w:ins w:id="1051" w:author="blackline-tool" w:date="2026-04-13T15:18:46Z">
        <w:r>
          <w:t xml:space="preserve"> </w:t>
        </w:r>
      </w:ins>
      <w:ins w:id="1052" w:author="blackline-tool" w:date="2026-04-13T15:18:46Z">
        <w:r>
          <w:t>or</w:t>
        </w:r>
      </w:ins>
      <w:ins w:id="1053" w:author="blackline-tool" w:date="2026-04-13T15:18:46Z">
        <w:r>
          <w:t xml:space="preserve"> </w:t>
        </w:r>
      </w:ins>
      <w:ins w:id="1054" w:author="blackline-tool" w:date="2026-04-13T15:18:46Z">
        <w:r>
          <w:t>was</w:t>
        </w:r>
      </w:ins>
      <w:ins w:id="1055" w:author="blackline-tool" w:date="2026-04-13T15:18:46Z">
        <w:r>
          <w:t xml:space="preserve"> </w:t>
        </w:r>
      </w:ins>
      <w:ins w:id="1056" w:author="blackline-tool" w:date="2026-04-13T15:18:46Z">
        <w:r>
          <w:t>otherwise</w:t>
        </w:r>
      </w:ins>
      <w:ins w:id="1057" w:author="blackline-tool" w:date="2026-04-13T15:18:46Z">
        <w:r>
          <w:t xml:space="preserve"> </w:t>
        </w:r>
      </w:ins>
      <w:ins w:id="1058" w:author="blackline-tool" w:date="2026-04-13T15:18:46Z">
        <w:r>
          <w:t>initiated</w:t>
        </w:r>
      </w:ins>
      <w:ins w:id="1059" w:author="blackline-tool" w:date="2026-04-13T15:18:46Z">
        <w:r>
          <w:t xml:space="preserve"> </w:t>
        </w:r>
      </w:ins>
      <w:ins w:id="1060" w:author="blackline-tool" w:date="2026-04-13T15:18:46Z">
        <w:r>
          <w:t>directly</w:t>
        </w:r>
      </w:ins>
      <w:ins w:id="1061" w:author="blackline-tool" w:date="2026-04-13T15:18:46Z">
        <w:r>
          <w:t xml:space="preserve"> </w:t>
        </w:r>
      </w:ins>
      <w:ins w:id="1062" w:author="blackline-tool" w:date="2026-04-13T15:18:46Z">
        <w:r>
          <w:t>or</w:t>
        </w:r>
      </w:ins>
      <w:ins w:id="1063" w:author="blackline-tool" w:date="2026-04-13T15:18:46Z">
        <w:r>
          <w:t xml:space="preserve"> </w:t>
        </w:r>
      </w:ins>
      <w:ins w:id="1064" w:author="blackline-tool" w:date="2026-04-13T15:18:46Z">
        <w:r>
          <w:t>indirectly</w:t>
        </w:r>
      </w:ins>
      <w:ins w:id="1065" w:author="blackline-tool" w:date="2026-04-13T15:18:46Z">
        <w:r>
          <w:t xml:space="preserve"> </w:t>
        </w:r>
      </w:ins>
      <w:ins w:id="1066" w:author="blackline-tool" w:date="2026-04-13T15:18:46Z">
        <w:r>
          <w:t>by</w:t>
        </w:r>
      </w:ins>
      <w:ins w:id="1067" w:author="blackline-tool" w:date="2026-04-13T15:18:46Z">
        <w:r>
          <w:t>,</w:t>
        </w:r>
      </w:ins>
      <w:ins w:id="1068" w:author="blackline-tool" w:date="2026-04-13T15:18:46Z">
        <w:r>
          <w:t xml:space="preserve"> </w:t>
        </w:r>
      </w:ins>
      <w:ins w:id="1069" w:author="blackline-tool" w:date="2026-04-13T15:18:46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70" w:author="blackline-tool" w:date="2026-04-13T15:18:46Z">
        <w:r>
          <w:t>[</w:t>
        </w:r>
      </w:ins>
      <w:ins w:id="1071" w:author="blackline-tool" w:date="2026-04-13T15:18:46Z">
        <w:r>
          <w:t>NTD</w:t>
        </w:r>
      </w:ins>
      <w:ins w:id="1072" w:author="blackline-tool" w:date="2026-04-13T15:18:46Z">
        <w:r>
          <w:t>:</w:t>
        </w:r>
      </w:ins>
      <w:ins w:id="1073" w:author="blackline-tool" w:date="2026-04-13T15:18:46Z">
        <w:r>
          <w:t xml:space="preserve"> </w:t>
        </w:r>
      </w:ins>
      <w:ins w:id="1074" w:author="blackline-tool" w:date="2026-04-13T15:18:46Z">
        <w:r>
          <w:t>confirm</w:t>
        </w:r>
      </w:ins>
      <w:ins w:id="1075" w:author="blackline-tool" w:date="2026-04-13T15:18:46Z">
        <w:r>
          <w:t xml:space="preserve"> </w:t>
        </w:r>
      </w:ins>
      <w:ins w:id="1076" w:author="blackline-tool" w:date="2026-04-13T15:18:46Z">
        <w:r>
          <w:t>five</w:t>
        </w:r>
      </w:ins>
      <w:ins w:id="1077" w:author="blackline-tool" w:date="2026-04-13T15:18:46Z">
        <w:r>
          <w:t>-</w:t>
        </w:r>
      </w:ins>
      <w:ins w:id="1078" w:author="blackline-tool" w:date="2026-04-13T15:18:46Z">
        <w:r>
          <w:t>year</w:t>
        </w:r>
      </w:ins>
      <w:ins w:id="1079" w:author="blackline-tool" w:date="2026-04-13T15:18:46Z">
        <w:r>
          <w:t xml:space="preserve"> </w:t>
        </w:r>
      </w:ins>
      <w:ins w:id="1080" w:author="blackline-tool" w:date="2026-04-13T15:18:46Z">
        <w:r>
          <w:t>period</w:t>
        </w:r>
      </w:ins>
      <w:ins w:id="1081" w:author="blackline-tool" w:date="2026-04-13T15:18:46Z">
        <w:r>
          <w:t xml:space="preserve"> </w:t>
        </w:r>
      </w:ins>
      <w:ins w:id="1082" w:author="blackline-tool" w:date="2026-04-13T15:18:46Z">
        <w:r>
          <w:t>with</w:t>
        </w:r>
      </w:ins>
      <w:ins w:id="1083" w:author="blackline-tool" w:date="2026-04-13T15:18:46Z">
        <w:r>
          <w:t xml:space="preserve"> </w:t>
        </w:r>
      </w:ins>
      <w:ins w:id="1084" w:author="blackline-tool" w:date="2026-04-13T15:18:46Z">
        <w:r>
          <w:t>the</w:t>
        </w:r>
      </w:ins>
      <w:ins w:id="1085" w:author="blackline-tool" w:date="2026-04-13T15:18:46Z">
        <w:r>
          <w:t xml:space="preserve"> </w:t>
        </w:r>
      </w:ins>
      <w:ins w:id="1086" w:author="blackline-tool" w:date="2026-04-13T15:18:46Z">
        <w:r>
          <w:t>business</w:t>
        </w:r>
      </w:ins>
      <w:ins w:id="1087" w:author="blackline-tool" w:date="2026-04-13T15:18:46Z">
        <w:r>
          <w:t>]</w:t>
        </w:r>
      </w:ins>
      <w:ins w:id="1088" w:author="blackline-tool" w:date="2026-04-13T15:18:46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089" w:author="blackline-tool" w:date="2026-04-13T15:18:46Z">
        <w:r>
          <w:delText>delivered</w:delText>
        </w:r>
      </w:del>
      <w:ins w:id="1090" w:author="blackline-tool" w:date="2026-04-13T15:18:46Z">
        <w:r>
          <w:t>agreed</w:t>
        </w:r>
      </w:ins>
      <w:r>
        <w:t xml:space="preserve"> </w:t>
      </w:r>
      <w:del w:id="1091" w:author="blackline-tool" w:date="2026-04-13T15:18:46Z">
        <w:r>
          <w:delText>to</w:delText>
        </w:r>
      </w:del>
      <w:ins w:id="1092" w:author="blackline-tool" w:date="2026-04-13T15:18:46Z">
        <w:r>
          <w:t>by</w:t>
        </w:r>
      </w:ins>
      <w:r>
        <w:t xml:space="preserve"> </w:t>
      </w:r>
      <w:del w:id="1093" w:author="blackline-tool" w:date="2026-04-13T15:18:46Z">
        <w:r>
          <w:delText>CN</w:delText>
        </w:r>
      </w:del>
      <w:ins w:id="1094" w:author="blackline-tool" w:date="2026-04-13T15:18:46Z">
        <w:r>
          <w:t>the</w:t>
        </w:r>
      </w:ins>
      <w:ins w:id="1095" w:author="blackline-tool" w:date="2026-04-13T15:18:46Z">
        <w:r>
          <w:t xml:space="preserve"> </w:t>
        </w:r>
      </w:ins>
      <w:ins w:id="1096" w:author="blackline-tool" w:date="2026-04-13T15:18:46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ins w:id="1097" w:author="blackline-tool" w:date="2026-04-13T15:18:46Z">
        <w:r>
          <w:t>(</w:t>
        </w:r>
      </w:ins>
      <w:ins w:id="1098" w:author="blackline-tool" w:date="2026-04-13T15:18:46Z">
        <w:r>
          <w:t>c</w:t>
        </w:r>
      </w:ins>
      <w:ins w:id="1099" w:author="blackline-tool" w:date="2026-04-13T15:18:46Z">
        <w:r>
          <w:t>)</w:t>
        </w:r>
      </w:ins>
      <w:ins w:id="1100" w:author="blackline-tool" w:date="2026-04-13T15:18:46Z">
        <w:r>
          <w:t xml:space="preserve"> </w:t>
        </w:r>
      </w:ins>
      <w:ins w:id="1101" w:author="blackline-tool" w:date="2026-04-13T15:18:46Z">
        <w:r>
          <w:t>Tier</w:t>
        </w:r>
      </w:ins>
      <w:ins w:id="1102" w:author="blackline-tool" w:date="2026-04-13T15:18:46Z">
        <w:r>
          <w:t xml:space="preserve"> </w:t>
        </w:r>
      </w:ins>
      <w:ins w:id="1103" w:author="blackline-tool" w:date="2026-04-13T15:18:46Z">
        <w:r>
          <w:t>3</w:t>
        </w:r>
      </w:ins>
      <w:ins w:id="1104" w:author="blackline-tool" w:date="2026-04-13T15:18:46Z">
        <w:r>
          <w:t xml:space="preserve"> </w:t>
        </w:r>
      </w:ins>
      <w:ins w:id="1105" w:author="blackline-tool" w:date="2026-04-13T15:18:46Z">
        <w:r>
          <w:t>—</w:t>
        </w:r>
      </w:ins>
      <w:ins w:id="1106" w:author="blackline-tool" w:date="2026-04-13T15:18:46Z">
        <w:r>
          <w:t xml:space="preserve"> </w:t>
        </w:r>
      </w:ins>
      <w:ins w:id="1107" w:author="blackline-tool" w:date="2026-04-13T15:18:46Z">
        <w:r>
          <w:t>Expert</w:t>
        </w:r>
      </w:ins>
      <w:ins w:id="1108" w:author="blackline-tool" w:date="2026-04-13T15:18:46Z">
        <w:r>
          <w:t xml:space="preserve"> </w:t>
        </w:r>
      </w:ins>
      <w:ins w:id="1109" w:author="blackline-tool" w:date="2026-04-13T15:18:46Z">
        <w:r>
          <w:t>determination</w:t>
        </w:r>
      </w:ins>
      <w:ins w:id="1110" w:author="blackline-tool" w:date="2026-04-13T15:18:46Z">
        <w:r>
          <w:t>.</w:t>
        </w:r>
      </w:ins>
      <w:ins w:id="1111" w:author="blackline-tool" w:date="2026-04-13T15:18:46Z">
        <w:r>
          <w:t xml:space="preserve"> </w:t>
        </w:r>
      </w:ins>
      <w:ins w:id="1112" w:author="blackline-tool" w:date="2026-04-13T15:18:46Z">
        <w:r>
          <w:t>For</w:t>
        </w:r>
      </w:ins>
      <w:ins w:id="1113" w:author="blackline-tool" w:date="2026-04-13T15:18:46Z">
        <w:r>
          <w:t xml:space="preserve"> </w:t>
        </w:r>
      </w:ins>
      <w:ins w:id="1114" w:author="blackline-tool" w:date="2026-04-13T15:18:46Z">
        <w:r>
          <w:t>any</w:t>
        </w:r>
      </w:ins>
      <w:ins w:id="1115" w:author="blackline-tool" w:date="2026-04-13T15:18:46Z">
        <w:r>
          <w:t xml:space="preserve"> </w:t>
        </w:r>
      </w:ins>
      <w:ins w:id="1116" w:author="blackline-tool" w:date="2026-04-13T15:18:46Z">
        <w:r>
          <w:t>dispute</w:t>
        </w:r>
      </w:ins>
      <w:ins w:id="1117" w:author="blackline-tool" w:date="2026-04-13T15:18:46Z">
        <w:r>
          <w:t xml:space="preserve"> </w:t>
        </w:r>
      </w:ins>
      <w:ins w:id="1118" w:author="blackline-tool" w:date="2026-04-13T15:18:46Z">
        <w:r>
          <w:t>that</w:t>
        </w:r>
      </w:ins>
      <w:ins w:id="1119" w:author="blackline-tool" w:date="2026-04-13T15:18:46Z">
        <w:r>
          <w:t xml:space="preserve"> </w:t>
        </w:r>
      </w:ins>
      <w:ins w:id="1120" w:author="blackline-tool" w:date="2026-04-13T15:18:46Z">
        <w:r>
          <w:t>is</w:t>
        </w:r>
      </w:ins>
      <w:ins w:id="1121" w:author="blackline-tool" w:date="2026-04-13T15:18:46Z">
        <w:r>
          <w:t xml:space="preserve"> </w:t>
        </w:r>
      </w:ins>
      <w:ins w:id="1122" w:author="blackline-tool" w:date="2026-04-13T15:18:46Z">
        <w:r>
          <w:t>technical</w:t>
        </w:r>
      </w:ins>
      <w:ins w:id="1123" w:author="blackline-tool" w:date="2026-04-13T15:18:46Z">
        <w:r>
          <w:t>,</w:t>
        </w:r>
      </w:ins>
      <w:ins w:id="1124" w:author="blackline-tool" w:date="2026-04-13T15:18:46Z">
        <w:r>
          <w:t xml:space="preserve"> </w:t>
        </w:r>
      </w:ins>
      <w:ins w:id="1125" w:author="blackline-tool" w:date="2026-04-13T15:18:46Z">
        <w:r>
          <w:t>operational</w:t>
        </w:r>
      </w:ins>
      <w:ins w:id="1126" w:author="blackline-tool" w:date="2026-04-13T15:18:46Z">
        <w:r>
          <w:t>,</w:t>
        </w:r>
      </w:ins>
      <w:ins w:id="1127" w:author="blackline-tool" w:date="2026-04-13T15:18:46Z">
        <w:r>
          <w:t xml:space="preserve"> </w:t>
        </w:r>
      </w:ins>
      <w:ins w:id="1128" w:author="blackline-tool" w:date="2026-04-13T15:18:46Z">
        <w:r>
          <w:t>or</w:t>
        </w:r>
      </w:ins>
      <w:ins w:id="1129" w:author="blackline-tool" w:date="2026-04-13T15:18:46Z">
        <w:r>
          <w:t xml:space="preserve"> </w:t>
        </w:r>
      </w:ins>
      <w:ins w:id="1130" w:author="blackline-tool" w:date="2026-04-13T15:18:46Z">
        <w:r>
          <w:t>valuation</w:t>
        </w:r>
      </w:ins>
      <w:ins w:id="1131" w:author="blackline-tool" w:date="2026-04-13T15:18:46Z">
        <w:r>
          <w:t>-</w:t>
        </w:r>
      </w:ins>
      <w:ins w:id="1132" w:author="blackline-tool" w:date="2026-04-13T15:18:46Z">
        <w:r>
          <w:t>related</w:t>
        </w:r>
      </w:ins>
      <w:ins w:id="1133" w:author="blackline-tool" w:date="2026-04-13T15:18:46Z">
        <w:r>
          <w:t xml:space="preserve"> </w:t>
        </w:r>
      </w:ins>
      <w:ins w:id="1134" w:author="blackline-tool" w:date="2026-04-13T15:18:46Z">
        <w:r>
          <w:t>in</w:t>
        </w:r>
      </w:ins>
      <w:ins w:id="1135" w:author="blackline-tool" w:date="2026-04-13T15:18:46Z">
        <w:r>
          <w:t xml:space="preserve"> </w:t>
        </w:r>
      </w:ins>
      <w:ins w:id="1136" w:author="blackline-tool" w:date="2026-04-13T15:18:46Z">
        <w:r>
          <w:t>nature</w:t>
        </w:r>
      </w:ins>
      <w:ins w:id="1137" w:author="blackline-tool" w:date="2026-04-13T15:18:46Z">
        <w:r>
          <w:t xml:space="preserve"> </w:t>
        </w:r>
      </w:ins>
      <w:ins w:id="1138" w:author="blackline-tool" w:date="2026-04-13T15:18:46Z">
        <w:r>
          <w:t>(</w:t>
        </w:r>
      </w:ins>
      <w:ins w:id="1139" w:author="blackline-tool" w:date="2026-04-13T15:18:46Z">
        <w:r>
          <w:t>including</w:t>
        </w:r>
      </w:ins>
      <w:ins w:id="1140" w:author="blackline-tool" w:date="2026-04-13T15:18:46Z">
        <w:r>
          <w:t xml:space="preserve"> </w:t>
        </w:r>
      </w:ins>
      <w:ins w:id="1141" w:author="blackline-tool" w:date="2026-04-13T15:18:46Z">
        <w:r>
          <w:t>KPI</w:t>
        </w:r>
      </w:ins>
      <w:ins w:id="1142" w:author="blackline-tool" w:date="2026-04-13T15:18:46Z">
        <w:r>
          <w:t xml:space="preserve"> </w:t>
        </w:r>
      </w:ins>
      <w:ins w:id="1143" w:author="blackline-tool" w:date="2026-04-13T15:18:46Z">
        <w:r>
          <w:t>measurement</w:t>
        </w:r>
      </w:ins>
      <w:ins w:id="1144" w:author="blackline-tool" w:date="2026-04-13T15:18:46Z">
        <w:r>
          <w:t xml:space="preserve"> </w:t>
        </w:r>
      </w:ins>
      <w:ins w:id="1145" w:author="blackline-tool" w:date="2026-04-13T15:18:46Z">
        <w:r>
          <w:t>disputes</w:t>
        </w:r>
      </w:ins>
      <w:ins w:id="1146" w:author="blackline-tool" w:date="2026-04-13T15:18:46Z">
        <w:r>
          <w:t>,</w:t>
        </w:r>
      </w:ins>
      <w:ins w:id="1147" w:author="blackline-tool" w:date="2026-04-13T15:18:46Z">
        <w:r>
          <w:t xml:space="preserve"> </w:t>
        </w:r>
      </w:ins>
      <w:ins w:id="1148" w:author="blackline-tool" w:date="2026-04-13T15:18:46Z">
        <w:r>
          <w:t>capital</w:t>
        </w:r>
      </w:ins>
      <w:ins w:id="1149" w:author="blackline-tool" w:date="2026-04-13T15:18:46Z">
        <w:r>
          <w:t xml:space="preserve"> </w:t>
        </w:r>
      </w:ins>
      <w:ins w:id="1150" w:author="blackline-tool" w:date="2026-04-13T15:18:46Z">
        <w:r>
          <w:t>cost</w:t>
        </w:r>
      </w:ins>
      <w:ins w:id="1151" w:author="blackline-tool" w:date="2026-04-13T15:18:46Z">
        <w:r>
          <w:t xml:space="preserve"> </w:t>
        </w:r>
      </w:ins>
      <w:ins w:id="1152" w:author="blackline-tool" w:date="2026-04-13T15:18:46Z">
        <w:r>
          <w:t>allocation</w:t>
        </w:r>
      </w:ins>
      <w:ins w:id="1153" w:author="blackline-tool" w:date="2026-04-13T15:18:46Z">
        <w:r>
          <w:t xml:space="preserve"> </w:t>
        </w:r>
      </w:ins>
      <w:ins w:id="1154" w:author="blackline-tool" w:date="2026-04-13T15:18:46Z">
        <w:r>
          <w:t>disputes</w:t>
        </w:r>
      </w:ins>
      <w:ins w:id="1155" w:author="blackline-tool" w:date="2026-04-13T15:18:46Z">
        <w:r>
          <w:t>,</w:t>
        </w:r>
      </w:ins>
      <w:ins w:id="1156" w:author="blackline-tool" w:date="2026-04-13T15:18:46Z">
        <w:r>
          <w:t xml:space="preserve"> </w:t>
        </w:r>
      </w:ins>
      <w:ins w:id="1157" w:author="blackline-tool" w:date="2026-04-13T15:18:46Z">
        <w:r>
          <w:t>and</w:t>
        </w:r>
      </w:ins>
      <w:ins w:id="1158" w:author="blackline-tool" w:date="2026-04-13T15:18:46Z">
        <w:r>
          <w:t xml:space="preserve"> </w:t>
        </w:r>
      </w:ins>
      <w:ins w:id="1159" w:author="blackline-tool" w:date="2026-04-13T15:18:46Z">
        <w:r>
          <w:t>Freight</w:t>
        </w:r>
      </w:ins>
      <w:ins w:id="1160" w:author="blackline-tool" w:date="2026-04-13T15:18:46Z">
        <w:r>
          <w:t xml:space="preserve"> </w:t>
        </w:r>
      </w:ins>
      <w:ins w:id="1161" w:author="blackline-tool" w:date="2026-04-13T15:18:46Z">
        <w:r>
          <w:t>Rate</w:t>
        </w:r>
      </w:ins>
      <w:ins w:id="1162" w:author="blackline-tool" w:date="2026-04-13T15:18:46Z">
        <w:r>
          <w:t xml:space="preserve"> </w:t>
        </w:r>
      </w:ins>
      <w:ins w:id="1163" w:author="blackline-tool" w:date="2026-04-13T15:18:46Z">
        <w:r>
          <w:t>review</w:t>
        </w:r>
      </w:ins>
      <w:ins w:id="1164" w:author="blackline-tool" w:date="2026-04-13T15:18:46Z">
        <w:r>
          <w:t xml:space="preserve"> </w:t>
        </w:r>
      </w:ins>
      <w:ins w:id="1165" w:author="blackline-tool" w:date="2026-04-13T15:18:46Z">
        <w:r>
          <w:t>disputes</w:t>
        </w:r>
      </w:ins>
      <w:ins w:id="1166" w:author="blackline-tool" w:date="2026-04-13T15:18:46Z">
        <w:r>
          <w:t>),</w:t>
        </w:r>
      </w:ins>
      <w:ins w:id="1167" w:author="blackline-tool" w:date="2026-04-13T15:18:46Z">
        <w:r>
          <w:t xml:space="preserve"> </w:t>
        </w:r>
      </w:ins>
      <w:ins w:id="1168" w:author="blackline-tool" w:date="2026-04-13T15:18:46Z">
        <w:r>
          <w:t>either</w:t>
        </w:r>
      </w:ins>
      <w:ins w:id="1169" w:author="blackline-tool" w:date="2026-04-13T15:18:46Z">
        <w:r>
          <w:t xml:space="preserve"> </w:t>
        </w:r>
      </w:ins>
      <w:ins w:id="1170" w:author="blackline-tool" w:date="2026-04-13T15:18:46Z">
        <w:r>
          <w:t>party</w:t>
        </w:r>
      </w:ins>
      <w:ins w:id="1171" w:author="blackline-tool" w:date="2026-04-13T15:18:46Z">
        <w:r>
          <w:t xml:space="preserve"> </w:t>
        </w:r>
      </w:ins>
      <w:ins w:id="1172" w:author="blackline-tool" w:date="2026-04-13T15:18:46Z">
        <w:r>
          <w:t>may</w:t>
        </w:r>
      </w:ins>
      <w:ins w:id="1173" w:author="blackline-tool" w:date="2026-04-13T15:18:46Z">
        <w:r>
          <w:t xml:space="preserve"> </w:t>
        </w:r>
      </w:ins>
      <w:ins w:id="1174" w:author="blackline-tool" w:date="2026-04-13T15:18:46Z">
        <w:r>
          <w:t>refer</w:t>
        </w:r>
      </w:ins>
      <w:ins w:id="1175" w:author="blackline-tool" w:date="2026-04-13T15:18:46Z">
        <w:r>
          <w:t xml:space="preserve"> </w:t>
        </w:r>
      </w:ins>
      <w:ins w:id="1176" w:author="blackline-tool" w:date="2026-04-13T15:18:46Z">
        <w:r>
          <w:t>the</w:t>
        </w:r>
      </w:ins>
      <w:ins w:id="1177" w:author="blackline-tool" w:date="2026-04-13T15:18:46Z">
        <w:r>
          <w:t xml:space="preserve"> </w:t>
        </w:r>
      </w:ins>
      <w:ins w:id="1178" w:author="blackline-tool" w:date="2026-04-13T15:18:46Z">
        <w:r>
          <w:t>matter</w:t>
        </w:r>
      </w:ins>
      <w:ins w:id="1179" w:author="blackline-tool" w:date="2026-04-13T15:18:46Z">
        <w:r>
          <w:t xml:space="preserve"> </w:t>
        </w:r>
      </w:ins>
      <w:ins w:id="1180" w:author="blackline-tool" w:date="2026-04-13T15:18:46Z">
        <w:r>
          <w:t>to</w:t>
        </w:r>
      </w:ins>
      <w:ins w:id="1181" w:author="blackline-tool" w:date="2026-04-13T15:18:46Z">
        <w:r>
          <w:t xml:space="preserve"> </w:t>
        </w:r>
      </w:ins>
      <w:ins w:id="1182" w:author="blackline-tool" w:date="2026-04-13T15:18:46Z">
        <w:r>
          <w:t>expert</w:t>
        </w:r>
      </w:ins>
      <w:ins w:id="1183" w:author="blackline-tool" w:date="2026-04-13T15:18:46Z">
        <w:r>
          <w:t xml:space="preserve"> </w:t>
        </w:r>
      </w:ins>
      <w:ins w:id="1184" w:author="blackline-tool" w:date="2026-04-13T15:18:46Z">
        <w:r>
          <w:t>determination</w:t>
        </w:r>
      </w:ins>
      <w:ins w:id="1185" w:author="blackline-tool" w:date="2026-04-13T15:18:46Z">
        <w:r>
          <w:t xml:space="preserve"> </w:t>
        </w:r>
      </w:ins>
      <w:ins w:id="1186" w:author="blackline-tool" w:date="2026-04-13T15:18:46Z">
        <w:r>
          <w:t>by</w:t>
        </w:r>
      </w:ins>
      <w:ins w:id="1187" w:author="blackline-tool" w:date="2026-04-13T15:18:46Z">
        <w:r>
          <w:t xml:space="preserve"> </w:t>
        </w:r>
      </w:ins>
      <w:ins w:id="1188" w:author="blackline-tool" w:date="2026-04-13T15:18:46Z">
        <w:r>
          <w:t>an</w:t>
        </w:r>
      </w:ins>
      <w:ins w:id="1189" w:author="blackline-tool" w:date="2026-04-13T15:18:46Z">
        <w:r>
          <w:t xml:space="preserve"> </w:t>
        </w:r>
      </w:ins>
      <w:ins w:id="1190" w:author="blackline-tool" w:date="2026-04-13T15:18:46Z">
        <w:r>
          <w:t>independent</w:t>
        </w:r>
      </w:ins>
      <w:ins w:id="1191" w:author="blackline-tool" w:date="2026-04-13T15:18:46Z">
        <w:r>
          <w:t xml:space="preserve"> </w:t>
        </w:r>
      </w:ins>
      <w:ins w:id="1192" w:author="blackline-tool" w:date="2026-04-13T15:18:46Z">
        <w:r>
          <w:t>expert</w:t>
        </w:r>
      </w:ins>
      <w:ins w:id="1193" w:author="blackline-tool" w:date="2026-04-13T15:18:46Z">
        <w:r>
          <w:t xml:space="preserve"> </w:t>
        </w:r>
      </w:ins>
      <w:ins w:id="1194" w:author="blackline-tool" w:date="2026-04-13T15:18:46Z">
        <w:r>
          <w:t>jointly</w:t>
        </w:r>
      </w:ins>
      <w:ins w:id="1195" w:author="blackline-tool" w:date="2026-04-13T15:18:46Z">
        <w:r>
          <w:t xml:space="preserve"> </w:t>
        </w:r>
      </w:ins>
      <w:ins w:id="1196" w:author="blackline-tool" w:date="2026-04-13T15:18:46Z">
        <w:r>
          <w:t>appointed</w:t>
        </w:r>
      </w:ins>
      <w:ins w:id="1197" w:author="blackline-tool" w:date="2026-04-13T15:18:46Z">
        <w:r>
          <w:t xml:space="preserve"> </w:t>
        </w:r>
      </w:ins>
      <w:ins w:id="1198" w:author="blackline-tool" w:date="2026-04-13T15:18:46Z">
        <w:r>
          <w:t>by</w:t>
        </w:r>
      </w:ins>
      <w:ins w:id="1199" w:author="blackline-tool" w:date="2026-04-13T15:18:46Z">
        <w:r>
          <w:t xml:space="preserve"> </w:t>
        </w:r>
      </w:ins>
      <w:ins w:id="1200" w:author="blackline-tool" w:date="2026-04-13T15:18:46Z">
        <w:r>
          <w:t>the</w:t>
        </w:r>
      </w:ins>
      <w:ins w:id="1201" w:author="blackline-tool" w:date="2026-04-13T15:18:46Z">
        <w:r>
          <w:t xml:space="preserve"> </w:t>
        </w:r>
      </w:ins>
      <w:ins w:id="1202" w:author="blackline-tool" w:date="2026-04-13T15:18:46Z">
        <w:r>
          <w:t>parties</w:t>
        </w:r>
      </w:ins>
      <w:ins w:id="1203" w:author="blackline-tool" w:date="2026-04-13T15:18:46Z">
        <w:r>
          <w:t xml:space="preserve"> </w:t>
        </w:r>
      </w:ins>
      <w:ins w:id="1204" w:author="blackline-tool" w:date="2026-04-13T15:18:46Z">
        <w:r>
          <w:t>(</w:t>
        </w:r>
      </w:ins>
      <w:ins w:id="1205" w:author="blackline-tool" w:date="2026-04-13T15:18:46Z">
        <w:r>
          <w:t>or</w:t>
        </w:r>
      </w:ins>
      <w:ins w:id="1206" w:author="blackline-tool" w:date="2026-04-13T15:18:46Z">
        <w:r>
          <w:t>,</w:t>
        </w:r>
      </w:ins>
      <w:ins w:id="1207" w:author="blackline-tool" w:date="2026-04-13T15:18:46Z">
        <w:r>
          <w:t xml:space="preserve"> </w:t>
        </w:r>
      </w:ins>
      <w:ins w:id="1208" w:author="blackline-tool" w:date="2026-04-13T15:18:46Z">
        <w:r>
          <w:t>failing</w:t>
        </w:r>
      </w:ins>
      <w:ins w:id="1209" w:author="blackline-tool" w:date="2026-04-13T15:18:46Z">
        <w:r>
          <w:t xml:space="preserve"> </w:t>
        </w:r>
      </w:ins>
      <w:ins w:id="1210" w:author="blackline-tool" w:date="2026-04-13T15:18:46Z">
        <w:r>
          <w:t>agreement</w:t>
        </w:r>
      </w:ins>
      <w:ins w:id="1211" w:author="blackline-tool" w:date="2026-04-13T15:18:46Z">
        <w:r>
          <w:t>,</w:t>
        </w:r>
      </w:ins>
      <w:ins w:id="1212" w:author="blackline-tool" w:date="2026-04-13T15:18:46Z">
        <w:r>
          <w:t xml:space="preserve"> </w:t>
        </w:r>
      </w:ins>
      <w:ins w:id="1213" w:author="blackline-tool" w:date="2026-04-13T15:18:46Z">
        <w:r>
          <w:t>appointed</w:t>
        </w:r>
      </w:ins>
      <w:ins w:id="1214" w:author="blackline-tool" w:date="2026-04-13T15:18:46Z">
        <w:r>
          <w:t xml:space="preserve"> </w:t>
        </w:r>
      </w:ins>
      <w:ins w:id="1215" w:author="blackline-tool" w:date="2026-04-13T15:18:46Z">
        <w:r>
          <w:t>by</w:t>
        </w:r>
      </w:ins>
      <w:ins w:id="1216" w:author="blackline-tool" w:date="2026-04-13T15:18:46Z">
        <w:r>
          <w:t xml:space="preserve"> </w:t>
        </w:r>
      </w:ins>
      <w:ins w:id="1217" w:author="blackline-tool" w:date="2026-04-13T15:18:46Z">
        <w:r>
          <w:t>[</w:t>
        </w:r>
      </w:ins>
      <w:ins w:id="1218" w:author="blackline-tool" w:date="2026-04-13T15:18:46Z">
        <w:r>
          <w:t>NTD</w:t>
        </w:r>
      </w:ins>
      <w:ins w:id="1219" w:author="blackline-tool" w:date="2026-04-13T15:18:46Z">
        <w:r>
          <w:t>:</w:t>
        </w:r>
      </w:ins>
      <w:ins w:id="1220" w:author="blackline-tool" w:date="2026-04-13T15:18:46Z">
        <w:r>
          <w:t xml:space="preserve"> </w:t>
        </w:r>
      </w:ins>
      <w:ins w:id="1221" w:author="blackline-tool" w:date="2026-04-13T15:18:46Z">
        <w:r>
          <w:t>appointing</w:t>
        </w:r>
      </w:ins>
      <w:ins w:id="1222" w:author="blackline-tool" w:date="2026-04-13T15:18:46Z">
        <w:r>
          <w:t xml:space="preserve"> </w:t>
        </w:r>
      </w:ins>
      <w:ins w:id="1223" w:author="blackline-tool" w:date="2026-04-13T15:18:46Z">
        <w:r>
          <w:t>authority</w:t>
        </w:r>
      </w:ins>
      <w:ins w:id="1224" w:author="blackline-tool" w:date="2026-04-13T15:18:46Z">
        <w:r>
          <w:t xml:space="preserve"> </w:t>
        </w:r>
      </w:ins>
      <w:ins w:id="1225" w:author="blackline-tool" w:date="2026-04-13T15:18:46Z">
        <w:r>
          <w:t>to</w:t>
        </w:r>
      </w:ins>
      <w:ins w:id="1226" w:author="blackline-tool" w:date="2026-04-13T15:18:46Z">
        <w:r>
          <w:t xml:space="preserve"> </w:t>
        </w:r>
      </w:ins>
      <w:ins w:id="1227" w:author="blackline-tool" w:date="2026-04-13T15:18:46Z">
        <w:r>
          <w:t>confirm</w:t>
        </w:r>
      </w:ins>
      <w:ins w:id="1228" w:author="blackline-tool" w:date="2026-04-13T15:18:46Z">
        <w:r>
          <w:t>]),</w:t>
        </w:r>
      </w:ins>
      <w:ins w:id="1229" w:author="blackline-tool" w:date="2026-04-13T15:18:46Z">
        <w:r>
          <w:t xml:space="preserve"> </w:t>
        </w:r>
      </w:ins>
      <w:ins w:id="1230" w:author="blackline-tool" w:date="2026-04-13T15:18:46Z">
        <w:r>
          <w:t>whose</w:t>
        </w:r>
      </w:ins>
      <w:ins w:id="1231" w:author="blackline-tool" w:date="2026-04-13T15:18:46Z">
        <w:r>
          <w:t xml:space="preserve"> </w:t>
        </w:r>
      </w:ins>
      <w:ins w:id="1232" w:author="blackline-tool" w:date="2026-04-13T15:18:46Z">
        <w:r>
          <w:t>determination</w:t>
        </w:r>
      </w:ins>
      <w:ins w:id="1233" w:author="blackline-tool" w:date="2026-04-13T15:18:46Z">
        <w:r>
          <w:t xml:space="preserve"> </w:t>
        </w:r>
      </w:ins>
      <w:ins w:id="1234" w:author="blackline-tool" w:date="2026-04-13T15:18:46Z">
        <w:r>
          <w:t>shall</w:t>
        </w:r>
      </w:ins>
      <w:ins w:id="1235" w:author="blackline-tool" w:date="2026-04-13T15:18:46Z">
        <w:r>
          <w:t xml:space="preserve"> </w:t>
        </w:r>
      </w:ins>
      <w:ins w:id="1236" w:author="blackline-tool" w:date="2026-04-13T15:18:46Z">
        <w:r>
          <w:t>be</w:t>
        </w:r>
      </w:ins>
      <w:ins w:id="1237" w:author="blackline-tool" w:date="2026-04-13T15:18:46Z">
        <w:r>
          <w:t xml:space="preserve"> </w:t>
        </w:r>
      </w:ins>
      <w:ins w:id="1238" w:author="blackline-tool" w:date="2026-04-13T15:18:46Z">
        <w:r>
          <w:t>final</w:t>
        </w:r>
      </w:ins>
      <w:ins w:id="1239" w:author="blackline-tool" w:date="2026-04-13T15:18:46Z">
        <w:r>
          <w:t xml:space="preserve"> </w:t>
        </w:r>
      </w:ins>
      <w:ins w:id="1240" w:author="blackline-tool" w:date="2026-04-13T15:18:46Z">
        <w:r>
          <w:t>and</w:t>
        </w:r>
      </w:ins>
      <w:ins w:id="1241" w:author="blackline-tool" w:date="2026-04-13T15:18:46Z">
        <w:r>
          <w:t xml:space="preserve"> </w:t>
        </w:r>
      </w:ins>
      <w:ins w:id="1242" w:author="blackline-tool" w:date="2026-04-13T15:18:46Z">
        <w:r>
          <w:t>binding</w:t>
        </w:r>
      </w:ins>
      <w:ins w:id="1243" w:author="blackline-tool" w:date="2026-04-13T15:18:46Z">
        <w:r>
          <w:t xml:space="preserve"> </w:t>
        </w:r>
      </w:ins>
      <w:ins w:id="1244" w:author="blackline-tool" w:date="2026-04-13T15:18:46Z">
        <w:r>
          <w:t>on</w:t>
        </w:r>
      </w:ins>
      <w:ins w:id="1245" w:author="blackline-tool" w:date="2026-04-13T15:18:46Z">
        <w:r>
          <w:t xml:space="preserve"> </w:t>
        </w:r>
      </w:ins>
      <w:ins w:id="1246" w:author="blackline-tool" w:date="2026-04-13T15:18:46Z">
        <w:r>
          <w:t>the</w:t>
        </w:r>
      </w:ins>
      <w:ins w:id="1247" w:author="blackline-tool" w:date="2026-04-13T15:18:46Z">
        <w:r>
          <w:t xml:space="preserve"> </w:t>
        </w:r>
      </w:ins>
      <w:ins w:id="1248" w:author="blackline-tool" w:date="2026-04-13T15:18:46Z">
        <w:r>
          <w:t>referred</w:t>
        </w:r>
      </w:ins>
      <w:ins w:id="1249" w:author="blackline-tool" w:date="2026-04-13T15:18:46Z">
        <w:r>
          <w:t xml:space="preserve"> </w:t>
        </w:r>
      </w:ins>
      <w:ins w:id="1250" w:author="blackline-tool" w:date="2026-04-13T15:18:46Z">
        <w:r>
          <w:t>issue</w:t>
        </w:r>
      </w:ins>
      <w:ins w:id="1251" w:author="blackline-tool" w:date="2026-04-13T15:18:46Z">
        <w:r>
          <w:t>;</w:t>
        </w:r>
      </w:ins>
      <w:ins w:id="1252" w:author="blackline-tool" w:date="2026-04-13T15:18:46Z">
        <w:r>
          <w:t xml:space="preserve"> </w:t>
        </w:r>
      </w:ins>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53" w:author="blackline-tool" w:date="2026-04-13T15:18:46Z">
        <w:r>
          <w:delText>CN</w:delText>
        </w:r>
      </w:del>
      <w:ins w:id="1254" w:author="blackline-tool" w:date="2026-04-13T15:18:46Z">
        <w:r>
          <w:t>Without</w:t>
        </w:r>
      </w:ins>
      <w:r>
        <w:t xml:space="preserve"> </w:t>
      </w:r>
      <w:del w:id="1255" w:author="blackline-tool" w:date="2026-04-13T15:18:46Z">
        <w:r>
          <w:delText>Invited</w:delText>
        </w:r>
      </w:del>
      <w:del w:id="1256" w:author="blackline-tool" w:date="2026-04-13T15:18:46Z">
        <w:r>
          <w:delText xml:space="preserve"> </w:delText>
        </w:r>
      </w:del>
      <w:del w:id="1257" w:author="blackline-tool" w:date="2026-04-13T15:18:46Z">
        <w:r>
          <w:delText>Response</w:delText>
        </w:r>
      </w:del>
      <w:ins w:id="1258" w:author="blackline-tool" w:date="2026-04-13T15:18:46Z">
        <w:r>
          <w:t>Prejudice</w:t>
        </w:r>
      </w:ins>
    </w:p>
    <w:p/>
    <w:p>
      <w:pPr>
        <w:jc w:val="both"/>
        <w:spacing w:line="240" w:lineRule="auto" w:after="0" w:before="0"/>
      </w:pPr>
      <w:del w:id="1259" w:author="blackline-tool" w:date="2026-04-13T15:18:46Z">
        <w:r>
          <w:rPr>
            <w:rFonts w:ascii="Times New Roman" w:hAnsi="Times New Roman"/>
            <w:b w:val="0"/>
            <w:i w:val="0"/>
            <w:sz w:val="24"/>
            <w:u w:val="none"/>
          </w:rPr>
          <w:delText>11.1</w:delText>
          <w:tab/>
        </w:r>
      </w:del>
      <w:del w:id="1260" w:author="blackline-tool" w:date="2026-04-13T15:18:46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61" w:author="blackline-tool" w:date="2026-04-13T15:18:46Z">
        <w:r>
          <w:rPr>
            <w:rFonts w:ascii="Times New Roman" w:hAnsi="Times New Roman"/>
            <w:b/>
            <w:i w:val="0"/>
            <w:sz w:val="24"/>
            <w:u w:val="none"/>
          </w:rPr>
          <w:delText>(a)</w:delText>
          <w:tab/>
        </w:r>
      </w:del>
      <w:del w:id="1262" w:author="blackline-tool" w:date="2026-04-13T15:18:46Z">
        <w:r>
          <w:rPr>
            <w:rFonts w:ascii="Times New Roman" w:hAnsi="Times New Roman"/>
            <w:b/>
            <w:i w:val="0"/>
            <w:sz w:val="24"/>
            <w:u w:val="none"/>
          </w:rPr>
          <w:delText>Acceptance</w:delText>
        </w:r>
      </w:del>
      <w:del w:id="1263" w:author="blackline-tool" w:date="2026-04-13T15:18:46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64" w:author="blackline-tool" w:date="2026-04-13T15:18:46Z">
        <w:r>
          <w:rPr>
            <w:rFonts w:ascii="Times New Roman" w:hAnsi="Times New Roman"/>
            <w:b/>
            <w:i w:val="0"/>
            <w:sz w:val="24"/>
            <w:u w:val="none"/>
          </w:rPr>
          <w:delText>(b)</w:delText>
          <w:tab/>
        </w:r>
      </w:del>
      <w:del w:id="1265" w:author="blackline-tool" w:date="2026-04-13T15:18:46Z">
        <w:r>
          <w:rPr>
            <w:rFonts w:ascii="Times New Roman" w:hAnsi="Times New Roman"/>
            <w:b/>
            <w:i w:val="0"/>
            <w:sz w:val="24"/>
            <w:u w:val="none"/>
          </w:rPr>
          <w:delText>Specific amendments</w:delText>
        </w:r>
      </w:del>
      <w:del w:id="1266" w:author="blackline-tool" w:date="2026-04-13T15:18:46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67" w:author="blackline-tool" w:date="2026-04-13T15:18:46Z">
        <w:r>
          <w:rPr>
            <w:rFonts w:ascii="Times New Roman" w:hAnsi="Times New Roman"/>
            <w:b/>
            <w:i w:val="0"/>
            <w:sz w:val="24"/>
            <w:u w:val="none"/>
          </w:rPr>
          <w:delText>(c)</w:delText>
          <w:tab/>
        </w:r>
      </w:del>
      <w:del w:id="1268" w:author="blackline-tool" w:date="2026-04-13T15:18:46Z">
        <w:r>
          <w:rPr>
            <w:rFonts w:ascii="Times New Roman" w:hAnsi="Times New Roman"/>
            <w:b/>
            <w:i w:val="0"/>
            <w:sz w:val="24"/>
            <w:u w:val="none"/>
          </w:rPr>
          <w:delText>Specific objections</w:delText>
        </w:r>
      </w:del>
      <w:del w:id="1269" w:author="blackline-tool" w:date="2026-04-13T15:18:46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70" w:author="blackline-tool" w:date="2026-04-13T15:18:46Z">
        <w:r>
          <w:rPr>
            <w:rFonts w:ascii="Times New Roman" w:hAnsi="Times New Roman"/>
            <w:b w:val="0"/>
            <w:i w:val="0"/>
            <w:sz w:val="24"/>
            <w:u w:val="none"/>
          </w:rPr>
          <w:delText>11.2</w:delText>
          <w:tab/>
        </w:r>
      </w:del>
      <w:del w:id="1271" w:author="blackline-tool" w:date="2026-04-13T15:18:46Z">
        <w:r>
          <w:rPr>
            <w:rFonts w:ascii="Times New Roman" w:hAnsi="Times New Roman"/>
            <w:b/>
            <w:i w:val="0"/>
            <w:sz w:val="24"/>
            <w:u w:val="none"/>
          </w:rPr>
          <w:delText>Response window.</w:delText>
        </w:r>
      </w:del>
      <w:del w:id="1272" w:author="blackline-tool" w:date="2026-04-13T15:18:46Z">
        <w:r>
          <w:rPr>
            <w:rFonts w:ascii="Times New Roman" w:hAnsi="Times New Roman"/>
            <w:b w:val="0"/>
            <w:i w:val="0"/>
            <w:sz w:val="24"/>
            <w:u w:val="none"/>
          </w:rPr>
          <w:delText xml:space="preserve"> Power Wood requests that CN respond within </w:delText>
        </w:r>
      </w:del>
      <w:del w:id="1273" w:author="blackline-tool" w:date="2026-04-13T15:18:46Z">
        <w:r>
          <w:rPr>
            <w:rFonts w:ascii="Times New Roman" w:hAnsi="Times New Roman"/>
            <w:b w:val="0"/>
            <w:i w:val="0"/>
            <w:sz w:val="24"/>
            <w:highlight w:val="yellow"/>
            <w:u w:val="none"/>
          </w:rPr>
          <w:delText>[NTD: confirm — proposed 30 days]</w:delText>
        </w:r>
      </w:del>
      <w:del w:id="1274" w:author="blackline-tool" w:date="2026-04-13T15:18:46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75" w:author="blackline-tool" w:date="2026-04-13T15:18:46Z">
        <w:r>
          <w:rPr>
            <w:rFonts w:ascii="Times New Roman" w:hAnsi="Times New Roman"/>
            <w:b w:val="0"/>
            <w:i w:val="0"/>
            <w:sz w:val="24"/>
            <w:u w:val="none"/>
          </w:rPr>
          <w:delText>(k)</w:delText>
          <w:tab/>
          <w:delText>CN response window under paragraph 11.2; and</w:delText>
        </w:r>
      </w:del>
    </w:p>
    <w:p/>
    <w:p>
      <w:pPr>
        <w:ind w:left="720"/>
      </w:pPr>
      <w:r>
        <w:t>(</w:t>
      </w:r>
      <w:del w:id="1276" w:author="blackline-tool" w:date="2026-04-13T15:18:46Z">
        <w:r>
          <w:delText>l</w:delText>
        </w:r>
      </w:del>
      <w:ins w:id="1277" w:author="blackline-tool" w:date="2026-04-13T15:18:46Z">
        <w:r>
          <w:t>k</w:t>
        </w:r>
      </w:ins>
      <w:r>
        <w:t>)</w:t>
      </w:r>
      <w:r>
        <w:tab/>
      </w:r>
      <w:del w:id="1278" w:author="blackline-tool" w:date="2026-04-13T15:18:46Z">
        <w:r>
          <w:delText>definitive</w:delText>
        </w:r>
      </w:del>
      <w:del w:id="1279" w:author="blackline-tool" w:date="2026-04-13T15:18:46Z">
        <w:r>
          <w:delText xml:space="preserve"> </w:delText>
        </w:r>
      </w:del>
      <w:del w:id="1280" w:author="blackline-tool" w:date="2026-04-13T15:18:46Z">
        <w:r>
          <w:delText>terms</w:delText>
        </w:r>
      </w:del>
      <w:del w:id="1281" w:author="blackline-tool" w:date="2026-04-13T15:18:46Z">
        <w:r>
          <w:delText xml:space="preserve"> </w:delText>
        </w:r>
      </w:del>
      <w:del w:id="1282" w:author="blackline-tool" w:date="2026-04-13T15:18:46Z">
        <w:r>
          <w:delText>of</w:delText>
        </w:r>
      </w:del>
      <w:del w:id="1283" w:author="blackline-tool" w:date="2026-04-13T15:18:46Z">
        <w:r>
          <w:delText xml:space="preserve"> </w:delText>
        </w:r>
      </w:del>
      <w:del w:id="1284" w:author="blackline-tool" w:date="2026-04-13T15:18:46Z">
        <w:r>
          <w:delText>the</w:delText>
        </w:r>
      </w:del>
      <w:del w:id="1285" w:author="blackline-tool" w:date="2026-04-13T15:18:46Z">
        <w:r>
          <w:delText xml:space="preserve"> </w:delText>
        </w:r>
      </w:del>
      <w:del w:id="1286" w:author="blackline-tool" w:date="2026-04-13T15:18:46Z">
        <w:r>
          <w:delText>Lender</w:delText>
        </w:r>
      </w:del>
      <w:del w:id="1287" w:author="blackline-tool" w:date="2026-04-13T15:18:46Z">
        <w:r>
          <w:delText xml:space="preserve"> </w:delText>
        </w:r>
      </w:del>
      <w:del w:id="1288" w:author="blackline-tool" w:date="2026-04-13T15:18:46Z">
        <w:r>
          <w:delText>Direct</w:delText>
        </w:r>
      </w:del>
      <w:del w:id="1289" w:author="blackline-tool" w:date="2026-04-13T15:18:46Z">
        <w:r>
          <w:delText xml:space="preserve"> </w:delText>
        </w:r>
      </w:del>
      <w:del w:id="1290" w:author="blackline-tool" w:date="2026-04-13T15:18:46Z">
        <w:r>
          <w:delText>Agreement</w:delText>
        </w:r>
      </w:del>
      <w:del w:id="1291" w:author="blackline-tool" w:date="2026-04-13T15:18:46Z">
        <w:r>
          <w:delText>,</w:delText>
        </w:r>
      </w:del>
      <w:del w:id="1292" w:author="blackline-tool" w:date="2026-04-13T15:18:46Z">
        <w:r>
          <w:delText xml:space="preserve"> </w:delText>
        </w:r>
      </w:del>
      <w:del w:id="1293" w:author="blackline-tool" w:date="2026-04-13T15:18:46Z">
        <w:r>
          <w:delText>to</w:delText>
        </w:r>
      </w:del>
      <w:del w:id="1294" w:author="blackline-tool" w:date="2026-04-13T15:18:46Z">
        <w:r>
          <w:delText xml:space="preserve"> </w:delText>
        </w:r>
      </w:del>
      <w:del w:id="1295" w:author="blackline-tool" w:date="2026-04-13T15:18:46Z">
        <w:r>
          <w:delText>be</w:delText>
        </w:r>
      </w:del>
      <w:del w:id="1296" w:author="blackline-tool" w:date="2026-04-13T15:18:46Z">
        <w:r>
          <w:delText xml:space="preserve"> </w:delText>
        </w:r>
      </w:del>
      <w:del w:id="1297" w:author="blackline-tool" w:date="2026-04-13T15:18:46Z">
        <w:r>
          <w:delText>confirmed</w:delText>
        </w:r>
      </w:del>
      <w:del w:id="1298" w:author="blackline-tool" w:date="2026-04-13T15:18:46Z">
        <w:r>
          <w:delText xml:space="preserve"> </w:delText>
        </w:r>
      </w:del>
      <w:del w:id="1299" w:author="blackline-tool" w:date="2026-04-13T15:18:46Z">
        <w:r>
          <w:delText>with</w:delText>
        </w:r>
      </w:del>
      <w:del w:id="1300" w:author="blackline-tool" w:date="2026-04-13T15:18:46Z">
        <w:r>
          <w:delText xml:space="preserve"> </w:delText>
        </w:r>
      </w:del>
      <w:del w:id="1301" w:author="blackline-tool" w:date="2026-04-13T15:18:46Z">
        <w:r>
          <w:delText>financing</w:delText>
        </w:r>
      </w:del>
      <w:del w:id="1302" w:author="blackline-tool" w:date="2026-04-13T15:18:46Z">
        <w:r>
          <w:delText xml:space="preserve"> </w:delText>
        </w:r>
      </w:del>
      <w:del w:id="1303" w:author="blackline-tool" w:date="2026-04-13T15:18:46Z">
        <w:r>
          <w:delText>counsel</w:delText>
        </w:r>
      </w:del>
      <w:del w:id="1304" w:author="blackline-tool" w:date="2026-04-13T15:18:46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