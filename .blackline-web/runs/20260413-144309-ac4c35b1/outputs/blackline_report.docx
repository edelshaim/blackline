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Appendix </w:t>
      </w:r>
      <w:r>
        <w:rPr>
          <w:b/>
          <w:sz w:val="28"/>
          <w:highlight w:val="yellow"/>
        </w:rPr>
        <w:t>[X]</w:t>
      </w:r>
      <w:r>
        <w:rPr>
          <w:b/>
          <w:sz w:val="28"/>
        </w:rPr>
        <w:t xml:space="preserve"> — Proposed Service Commitment Framework</w:t>
      </w:r>
    </w:p>
    <w:p/>
    <w:p>
      <w:pPr>
        <w:jc w:val="center"/>
      </w:pPr>
      <w:r>
        <w:rPr>
          <w:b/>
        </w:rPr>
        <w:t>Power Wood Canada Corp. v Canadian National Railway Company</w:t>
      </w:r>
    </w:p>
    <w:p>
      <w:pPr>
        <w:jc w:val="center"/>
      </w:pPr>
      <w:r>
        <w:rPr>
          <w:b/>
        </w:rPr>
        <w:t>CTA Case No. 26-05910</w:t>
      </w:r>
    </w:p>
    <w:p/>
    <w:p/>
    <w:p>
      <w:pPr>
        <w:jc w:val="left"/>
      </w:pPr>
      <w:r>
        <w:rPr>
          <w:b/>
        </w:rPr>
        <w:t>1.</w:t>
      </w:r>
      <w:r>
        <w:rPr>
          <w:b/>
        </w:rPr>
        <w:tab/>
        <w:t>Status and Legal Character</w:t>
      </w:r>
    </w:p>
    <w:p/>
    <w:p>
      <w:r>
        <w:t>1</w:t>
      </w:r>
      <w:r>
        <w:t>.</w:t>
      </w:r>
      <w:r>
        <w:t>1</w:t>
      </w:r>
      <w:r>
        <w:tab/>
      </w:r>
      <w:r>
        <w:t>This</w:t>
      </w:r>
      <w:r>
        <w:t xml:space="preserve"> </w:t>
      </w:r>
      <w:r>
        <w:t>Proposed</w:t>
      </w:r>
      <w:r>
        <w:t xml:space="preserve"> </w:t>
      </w:r>
      <w:r>
        <w:t>Service</w:t>
      </w:r>
      <w:r>
        <w:t xml:space="preserve"> </w:t>
      </w:r>
      <w:r>
        <w:t>Commitment</w:t>
      </w:r>
      <w:r>
        <w:t xml:space="preserve"> </w:t>
      </w:r>
      <w:r>
        <w:t>Framework</w:t>
      </w:r>
      <w:r>
        <w:t xml:space="preserve"> </w:t>
      </w:r>
      <w:r>
        <w:t>(</w:t>
      </w:r>
      <w:r>
        <w:t>the</w:t>
      </w:r>
      <w:r>
        <w:t xml:space="preserve"> </w:t>
      </w:r>
      <w:r>
        <w:t>“</w:t>
      </w:r>
      <w:r>
        <w:t>Framework</w:t>
      </w:r>
      <w:r>
        <w:t>”)</w:t>
      </w:r>
      <w:r>
        <w:t xml:space="preserve"> </w:t>
      </w:r>
      <w:r>
        <w:t>is</w:t>
      </w:r>
      <w:r>
        <w:t xml:space="preserve"> </w:t>
      </w:r>
      <w:r>
        <w:t>filed</w:t>
      </w:r>
      <w:r>
        <w:t xml:space="preserve"> </w:t>
      </w:r>
      <w:r>
        <w:t>by</w:t>
      </w:r>
      <w:r>
        <w:t xml:space="preserve"> </w:t>
      </w:r>
      <w:r>
        <w:t>Power</w:t>
      </w:r>
      <w:r>
        <w:t xml:space="preserve"> </w:t>
      </w:r>
      <w:r>
        <w:t>Wood</w:t>
      </w:r>
      <w:r>
        <w:t xml:space="preserve"> </w:t>
      </w:r>
      <w:r>
        <w:t>Canada</w:t>
      </w:r>
      <w:r>
        <w:t xml:space="preserve"> </w:t>
      </w:r>
      <w:r>
        <w:t>Corp</w:t>
      </w:r>
      <w:r>
        <w:t>.</w:t>
      </w:r>
      <w:r>
        <w:t xml:space="preserve"> </w:t>
      </w:r>
      <w:r>
        <w:t>(“</w:t>
      </w:r>
      <w:r>
        <w:t>Power</w:t>
      </w:r>
      <w:r>
        <w:t xml:space="preserve"> </w:t>
      </w:r>
      <w:r>
        <w:t>Wood</w:t>
      </w:r>
      <w:r>
        <w:t>”)</w:t>
      </w:r>
      <w:r>
        <w:t xml:space="preserve"> </w:t>
      </w:r>
      <w:r>
        <w:t>as</w:t>
      </w:r>
      <w:r>
        <w:t xml:space="preserve"> </w:t>
      </w:r>
      <w:r>
        <w:t>Appendix</w:t>
      </w:r>
      <w:r>
        <w:t xml:space="preserve"> </w:t>
      </w:r>
      <w:r>
        <w:t>[</w:t>
      </w:r>
      <w:r>
        <w:t>X</w:t>
      </w:r>
      <w:r>
        <w:t>]</w:t>
      </w:r>
      <w:r>
        <w:t xml:space="preserve"> </w:t>
      </w:r>
      <w:r>
        <w:t>to</w:t>
      </w:r>
      <w:r>
        <w:t xml:space="preserve"> </w:t>
      </w:r>
      <w:r>
        <w:t>its</w:t>
      </w:r>
      <w:r>
        <w:t xml:space="preserve"> </w:t>
      </w:r>
      <w:r>
        <w:t>Reply</w:t>
      </w:r>
      <w:r>
        <w:t xml:space="preserve"> </w:t>
      </w:r>
      <w:r>
        <w:t>in</w:t>
      </w:r>
      <w:r>
        <w:t xml:space="preserve"> </w:t>
      </w:r>
      <w:r>
        <w:t>CTA</w:t>
      </w:r>
      <w:r>
        <w:t xml:space="preserve"> </w:t>
      </w:r>
      <w:r>
        <w:t>Case</w:t>
      </w:r>
      <w:r>
        <w:t xml:space="preserve"> </w:t>
      </w:r>
      <w:r>
        <w:t>No</w:t>
      </w:r>
      <w:r>
        <w:t>.</w:t>
      </w:r>
      <w:r>
        <w:t xml:space="preserve"> </w:t>
      </w:r>
      <w:r>
        <w:t>26</w:t>
      </w:r>
      <w:r>
        <w:t>-</w:t>
      </w:r>
      <w:r>
        <w:t>05910</w:t>
      </w:r>
      <w:r>
        <w:t>.</w:t>
      </w:r>
      <w:r>
        <w:t xml:space="preserve"> </w:t>
      </w:r>
      <w:r>
        <w:t>It</w:t>
      </w:r>
      <w:r>
        <w:t xml:space="preserve"> </w:t>
      </w:r>
      <w:r>
        <w:t>constitutes</w:t>
      </w:r>
      <w:r>
        <w:t xml:space="preserve"> </w:t>
      </w:r>
      <w:r>
        <w:t>a</w:t>
      </w:r>
      <w:r>
        <w:t xml:space="preserve"> </w:t>
      </w:r>
      <w:r>
        <w:t>formal</w:t>
      </w:r>
      <w:r>
        <w:t xml:space="preserve"> </w:t>
      </w:r>
      <w:r>
        <w:t>undertaking</w:t>
      </w:r>
      <w:r>
        <w:t xml:space="preserve"> </w:t>
      </w:r>
      <w:r>
        <w:t>by</w:t>
      </w:r>
      <w:r>
        <w:t xml:space="preserve"> </w:t>
      </w:r>
      <w:r>
        <w:t>Power</w:t>
      </w:r>
      <w:r>
        <w:t xml:space="preserve"> </w:t>
      </w:r>
      <w:r>
        <w:t>Wood</w:t>
      </w:r>
      <w:r>
        <w:t xml:space="preserve"> </w:t>
      </w:r>
      <w:r>
        <w:t>with</w:t>
      </w:r>
      <w:r>
        <w:t xml:space="preserve"> </w:t>
      </w:r>
      <w:r>
        <w:t>respect</w:t>
      </w:r>
      <w:r>
        <w:t xml:space="preserve"> </w:t>
      </w:r>
      <w:r>
        <w:t>to</w:t>
      </w:r>
      <w:r>
        <w:t xml:space="preserve"> </w:t>
      </w:r>
      <w:r>
        <w:t>the</w:t>
      </w:r>
      <w:r>
        <w:t xml:space="preserve"> </w:t>
      </w:r>
      <w:r>
        <w:t>Traffic</w:t>
      </w:r>
      <w:r>
        <w:t xml:space="preserve"> </w:t>
      </w:r>
      <w:ins w:id="1" w:author="blackline-tool" w:date="2026-04-13T14:43:10Z">
        <w:r>
          <w:t>(</w:t>
        </w:r>
      </w:ins>
      <w:r>
        <w:t>within</w:t>
      </w:r>
      <w:r>
        <w:t xml:space="preserve"> </w:t>
      </w:r>
      <w:r>
        <w:t>the</w:t>
      </w:r>
      <w:r>
        <w:t xml:space="preserve"> </w:t>
      </w:r>
      <w:r>
        <w:t>meaning</w:t>
      </w:r>
      <w:r>
        <w:t xml:space="preserve"> </w:t>
      </w:r>
      <w:r>
        <w:t>of</w:t>
      </w:r>
      <w:r>
        <w:t xml:space="preserve"> </w:t>
      </w:r>
      <w:r>
        <w:t>s</w:t>
      </w:r>
      <w:r>
        <w:t>.</w:t>
      </w:r>
      <w:r>
        <w:t xml:space="preserve"> </w:t>
      </w:r>
      <w:r>
        <w:t>116</w:t>
      </w:r>
      <w:r>
        <w:t>(</w:t>
      </w:r>
      <w:r>
        <w:t>1</w:t>
      </w:r>
      <w:r>
        <w:t>.</w:t>
      </w:r>
      <w:r>
        <w:t>2</w:t>
      </w:r>
      <w:r>
        <w:t>)(</w:t>
      </w:r>
      <w:r>
        <w:t>d</w:t>
      </w:r>
      <w:r>
        <w:t>)</w:t>
      </w:r>
      <w:r>
        <w:t xml:space="preserve"> </w:t>
      </w:r>
      <w:r>
        <w:t>of</w:t>
      </w:r>
      <w:r>
        <w:t xml:space="preserve"> </w:t>
      </w:r>
      <w:r>
        <w:t>the</w:t>
      </w:r>
      <w:r>
        <w:t xml:space="preserve"> </w:t>
      </w:r>
      <w:r>
        <w:t>Canada</w:t>
      </w:r>
      <w:r>
        <w:t xml:space="preserve"> </w:t>
      </w:r>
      <w:r>
        <w:t>Transportation</w:t>
      </w:r>
      <w:r>
        <w:t xml:space="preserve"> </w:t>
      </w:r>
      <w:r>
        <w:t>Act</w:t>
      </w:r>
      <w:r>
        <w:t>,</w:t>
      </w:r>
      <w:r>
        <w:t xml:space="preserve"> </w:t>
      </w:r>
      <w:r>
        <w:t>SC</w:t>
      </w:r>
      <w:r>
        <w:t xml:space="preserve"> </w:t>
      </w:r>
      <w:r>
        <w:t>1996</w:t>
      </w:r>
      <w:r>
        <w:t>,</w:t>
      </w:r>
      <w:r>
        <w:t xml:space="preserve"> </w:t>
      </w:r>
      <w:r>
        <w:t>c</w:t>
      </w:r>
      <w:r>
        <w:t xml:space="preserve"> </w:t>
      </w:r>
      <w:r>
        <w:t>10</w:t>
      </w:r>
      <w:r>
        <w:t xml:space="preserve"> </w:t>
      </w:r>
      <w:r>
        <w:t>(</w:t>
      </w:r>
      <w:r>
        <w:t>the</w:t>
      </w:r>
      <w:r>
        <w:t xml:space="preserve"> </w:t>
      </w:r>
      <w:r>
        <w:t>“</w:t>
      </w:r>
      <w:r>
        <w:t>CTA</w:t>
      </w:r>
      <w:del w:id="2" w:author="blackline-tool" w:date="2026-04-13T14:43:10Z">
        <w:r>
          <w:delText>”),</w:delText>
        </w:r>
      </w:del>
      <w:ins w:id="3" w:author="blackline-tool" w:date="2026-04-13T14:43:10Z">
        <w:r>
          <w:t>”)),</w:t>
        </w:r>
      </w:ins>
      <w:r>
        <w:t xml:space="preserve"> </w:t>
      </w:r>
      <w:r>
        <w:t>and</w:t>
      </w:r>
      <w:r>
        <w:t xml:space="preserve"> </w:t>
      </w:r>
      <w:r>
        <w:t>is</w:t>
      </w:r>
      <w:r>
        <w:t xml:space="preserve"> </w:t>
      </w:r>
      <w:r>
        <w:t>offered</w:t>
      </w:r>
      <w:r>
        <w:t xml:space="preserve"> </w:t>
      </w:r>
      <w:r>
        <w:t>in</w:t>
      </w:r>
      <w:r>
        <w:t xml:space="preserve"> </w:t>
      </w:r>
      <w:r>
        <w:t>support</w:t>
      </w:r>
      <w:r>
        <w:t xml:space="preserve"> </w:t>
      </w:r>
      <w:r>
        <w:t>of</w:t>
      </w:r>
      <w:r>
        <w:t>,</w:t>
      </w:r>
      <w:r>
        <w:t xml:space="preserve"> </w:t>
      </w:r>
      <w:r>
        <w:t>and</w:t>
      </w:r>
      <w:r>
        <w:t xml:space="preserve"> </w:t>
      </w:r>
      <w:r>
        <w:t>as</w:t>
      </w:r>
      <w:r>
        <w:t xml:space="preserve"> </w:t>
      </w:r>
      <w:r>
        <w:t>consistent</w:t>
      </w:r>
      <w:r>
        <w:t xml:space="preserve"> </w:t>
      </w:r>
      <w:r>
        <w:t>with</w:t>
      </w:r>
      <w:r>
        <w:t>,</w:t>
      </w:r>
      <w:r>
        <w:t xml:space="preserve"> </w:t>
      </w:r>
      <w:r>
        <w:t>a</w:t>
      </w:r>
      <w:r>
        <w:t xml:space="preserve"> </w:t>
      </w:r>
      <w:r>
        <w:t>level</w:t>
      </w:r>
      <w:r>
        <w:t>-</w:t>
      </w:r>
      <w:r>
        <w:t>of</w:t>
      </w:r>
      <w:r>
        <w:t>-</w:t>
      </w:r>
      <w:r>
        <w:t>service</w:t>
      </w:r>
      <w:r>
        <w:t xml:space="preserve"> </w:t>
      </w:r>
      <w:r>
        <w:t>determination</w:t>
      </w:r>
      <w:r>
        <w:t xml:space="preserve"> </w:t>
      </w:r>
      <w:r>
        <w:t>under</w:t>
      </w:r>
      <w:r>
        <w:t xml:space="preserve"> </w:t>
      </w:r>
      <w:r>
        <w:t>ss</w:t>
      </w:r>
      <w:r>
        <w:t>.</w:t>
      </w:r>
      <w:r>
        <w:t xml:space="preserve"> </w:t>
      </w:r>
      <w:r>
        <w:t>113</w:t>
      </w:r>
      <w:r>
        <w:t>–</w:t>
      </w:r>
      <w:r>
        <w:t>116</w:t>
      </w:r>
      <w:r>
        <w:t xml:space="preserve"> </w:t>
      </w:r>
      <w:r>
        <w:t>CTA</w:t>
      </w:r>
      <w:r>
        <w:t xml:space="preserve"> </w:t>
      </w:r>
      <w:r>
        <w:t>and</w:t>
      </w:r>
      <w:r>
        <w:t>,</w:t>
      </w:r>
      <w:r>
        <w:t xml:space="preserve"> </w:t>
      </w:r>
      <w:r>
        <w:t>in</w:t>
      </w:r>
      <w:r>
        <w:t xml:space="preserve"> </w:t>
      </w:r>
      <w:r>
        <w:t>the</w:t>
      </w:r>
      <w:r>
        <w:t xml:space="preserve"> </w:t>
      </w:r>
      <w:r>
        <w:t>alternative</w:t>
      </w:r>
      <w:r>
        <w:t>,</w:t>
      </w:r>
      <w:r>
        <w:t xml:space="preserve"> </w:t>
      </w:r>
      <w:r>
        <w:t>a</w:t>
      </w:r>
      <w:r>
        <w:t xml:space="preserve"> </w:t>
      </w:r>
      <w:r>
        <w:t>shipper</w:t>
      </w:r>
      <w:r>
        <w:t xml:space="preserve"> </w:t>
      </w:r>
      <w:r>
        <w:t>undertaking</w:t>
      </w:r>
      <w:r>
        <w:t xml:space="preserve"> </w:t>
      </w:r>
      <w:r>
        <w:t>under</w:t>
      </w:r>
      <w:r>
        <w:t xml:space="preserve"> </w:t>
      </w:r>
      <w:r>
        <w:t>s</w:t>
      </w:r>
      <w:r>
        <w:t>.</w:t>
      </w:r>
      <w:r>
        <w:t xml:space="preserve"> </w:t>
      </w:r>
      <w:r>
        <w:t>169</w:t>
      </w:r>
      <w:r>
        <w:t>.</w:t>
      </w:r>
      <w:r>
        <w:t>31</w:t>
      </w:r>
      <w:r>
        <w:t xml:space="preserve"> </w:t>
      </w:r>
      <w:r>
        <w:t>CTA</w:t>
      </w:r>
      <w:r>
        <w:t>.</w:t>
      </w:r>
    </w:p>
    <w:p/>
    <w:p>
      <w:r>
        <w:t>1.2</w:t>
      </w:r>
      <w:r>
        <w:tab/>
        <w:t>The operative clauses that follow are drafted so that they may be reflected in an Agency order directing Canadian National Railway Company (“</w:t>
      </w:r>
      <w:r>
        <w:rPr>
          <w:b/>
        </w:rPr>
        <w:t>CN</w:t>
      </w:r>
      <w:r>
        <w:t>”) to provide service on terms no less favourable than those set out herein, as contemplated in the relief sought in the Reply.</w:t>
      </w:r>
    </w:p>
    <w:p/>
    <w:p>
      <w:r>
        <w:t>1</w:t>
      </w:r>
      <w:r>
        <w:t>.</w:t>
      </w:r>
      <w:r>
        <w:t>3</w:t>
      </w:r>
      <w:r>
        <w:tab/>
      </w:r>
      <w:r>
        <w:t>CN</w:t>
      </w:r>
      <w:r>
        <w:t>’</w:t>
      </w:r>
      <w:r>
        <w:t>s</w:t>
      </w:r>
      <w:r>
        <w:t xml:space="preserve"> </w:t>
      </w:r>
      <w:r>
        <w:t>Answer</w:t>
      </w:r>
      <w:r>
        <w:t xml:space="preserve"> </w:t>
      </w:r>
      <w:r>
        <w:t>states</w:t>
      </w:r>
      <w:r>
        <w:t>,</w:t>
      </w:r>
      <w:r>
        <w:t xml:space="preserve"> </w:t>
      </w:r>
      <w:r>
        <w:t>at</w:t>
      </w:r>
      <w:r>
        <w:t xml:space="preserve"> </w:t>
      </w:r>
      <w:r>
        <w:t>paragraph</w:t>
      </w:r>
      <w:r>
        <w:t xml:space="preserve"> </w:t>
      </w:r>
      <w:r>
        <w:t>24</w:t>
      </w:r>
      <w:r>
        <w:t>,</w:t>
      </w:r>
      <w:r>
        <w:t xml:space="preserve"> </w:t>
      </w:r>
      <w:r>
        <w:t>that</w:t>
      </w:r>
      <w:r>
        <w:t xml:space="preserve"> </w:t>
      </w:r>
      <w:r>
        <w:t>“</w:t>
      </w:r>
      <w:r>
        <w:t>at</w:t>
      </w:r>
      <w:r>
        <w:t xml:space="preserve"> </w:t>
      </w:r>
      <w:r>
        <w:t>no</w:t>
      </w:r>
      <w:r>
        <w:t xml:space="preserve"> </w:t>
      </w:r>
      <w:r>
        <w:t>point</w:t>
      </w:r>
      <w:r>
        <w:t xml:space="preserve"> </w:t>
      </w:r>
      <w:r>
        <w:t>has</w:t>
      </w:r>
      <w:r>
        <w:t xml:space="preserve"> </w:t>
      </w:r>
      <w:r>
        <w:t>CN</w:t>
      </w:r>
      <w:r>
        <w:t xml:space="preserve"> </w:t>
      </w:r>
      <w:r>
        <w:t>refused</w:t>
      </w:r>
      <w:r>
        <w:t xml:space="preserve"> </w:t>
      </w:r>
      <w:r>
        <w:t>to</w:t>
      </w:r>
      <w:r>
        <w:t xml:space="preserve"> </w:t>
      </w:r>
      <w:r>
        <w:t>service</w:t>
      </w:r>
      <w:r>
        <w:t xml:space="preserve"> </w:t>
      </w:r>
      <w:r>
        <w:t>Power</w:t>
      </w:r>
      <w:r>
        <w:t xml:space="preserve"> </w:t>
      </w:r>
      <w:r>
        <w:t>Wood</w:t>
      </w:r>
      <w:r>
        <w:t>”</w:t>
      </w:r>
      <w:r>
        <w:t xml:space="preserve"> </w:t>
      </w:r>
      <w:r>
        <w:t>and</w:t>
      </w:r>
      <w:r>
        <w:t xml:space="preserve"> </w:t>
      </w:r>
      <w:r>
        <w:t>that</w:t>
      </w:r>
      <w:r>
        <w:t xml:space="preserve"> </w:t>
      </w:r>
      <w:r>
        <w:t>CN</w:t>
      </w:r>
      <w:r>
        <w:t xml:space="preserve"> </w:t>
      </w:r>
      <w:r>
        <w:t>has</w:t>
      </w:r>
      <w:r>
        <w:t xml:space="preserve"> </w:t>
      </w:r>
      <w:r>
        <w:t>“</w:t>
      </w:r>
      <w:r>
        <w:t>proposed</w:t>
      </w:r>
      <w:r>
        <w:t xml:space="preserve"> </w:t>
      </w:r>
      <w:r>
        <w:t>alternatives</w:t>
      </w:r>
      <w:r>
        <w:t xml:space="preserve"> </w:t>
      </w:r>
      <w:r>
        <w:t>to</w:t>
      </w:r>
      <w:r>
        <w:t xml:space="preserve"> </w:t>
      </w:r>
      <w:r>
        <w:t>mitigate</w:t>
      </w:r>
      <w:r>
        <w:t>”</w:t>
      </w:r>
      <w:r>
        <w:t xml:space="preserve"> </w:t>
      </w:r>
      <w:r>
        <w:t>capacity</w:t>
      </w:r>
      <w:r>
        <w:t xml:space="preserve"> </w:t>
      </w:r>
      <w:r>
        <w:t>constraints</w:t>
      </w:r>
      <w:r>
        <w:t>.</w:t>
      </w:r>
      <w:r>
        <w:t xml:space="preserve"> </w:t>
      </w:r>
      <w:r>
        <w:t>On</w:t>
      </w:r>
      <w:r>
        <w:t xml:space="preserve"> </w:t>
      </w:r>
      <w:r>
        <w:t>that</w:t>
      </w:r>
      <w:r>
        <w:t xml:space="preserve"> </w:t>
      </w:r>
      <w:r>
        <w:t>pleading</w:t>
      </w:r>
      <w:r>
        <w:t>,</w:t>
      </w:r>
      <w:r>
        <w:t xml:space="preserve"> </w:t>
      </w:r>
      <w:r>
        <w:t>the</w:t>
      </w:r>
      <w:r>
        <w:t xml:space="preserve"> </w:t>
      </w:r>
      <w:r>
        <w:t>question</w:t>
      </w:r>
      <w:r>
        <w:t xml:space="preserve"> </w:t>
      </w:r>
      <w:r>
        <w:t>before</w:t>
      </w:r>
      <w:r>
        <w:t xml:space="preserve"> </w:t>
      </w:r>
      <w:r>
        <w:t>the</w:t>
      </w:r>
      <w:r>
        <w:t xml:space="preserve"> </w:t>
      </w:r>
      <w:r>
        <w:t>Agency</w:t>
      </w:r>
      <w:r>
        <w:t xml:space="preserve"> </w:t>
      </w:r>
      <w:r>
        <w:t>is</w:t>
      </w:r>
      <w:r>
        <w:t xml:space="preserve"> </w:t>
      </w:r>
      <w:r>
        <w:t>not</w:t>
      </w:r>
      <w:r>
        <w:t xml:space="preserve"> </w:t>
      </w:r>
      <w:r>
        <w:t>whether</w:t>
      </w:r>
      <w:r>
        <w:t xml:space="preserve"> </w:t>
      </w:r>
      <w:r>
        <w:t>a</w:t>
      </w:r>
      <w:r>
        <w:t xml:space="preserve"> </w:t>
      </w:r>
      <w:r>
        <w:t>service</w:t>
      </w:r>
      <w:r>
        <w:t xml:space="preserve"> </w:t>
      </w:r>
      <w:r>
        <w:t>obligation</w:t>
      </w:r>
      <w:r>
        <w:t xml:space="preserve"> </w:t>
      </w:r>
      <w:r>
        <w:t>exists</w:t>
      </w:r>
      <w:r>
        <w:t xml:space="preserve"> </w:t>
      </w:r>
      <w:r>
        <w:t>but</w:t>
      </w:r>
      <w:r>
        <w:t xml:space="preserve"> </w:t>
      </w:r>
      <w:r>
        <w:t>whether</w:t>
      </w:r>
      <w:r>
        <w:t xml:space="preserve"> </w:t>
      </w:r>
      <w:r>
        <w:t>the</w:t>
      </w:r>
      <w:r>
        <w:t xml:space="preserve"> </w:t>
      </w:r>
      <w:r>
        <w:t>conditions</w:t>
      </w:r>
      <w:r>
        <w:t xml:space="preserve"> </w:t>
      </w:r>
      <w:r>
        <w:t>CN</w:t>
      </w:r>
      <w:r>
        <w:t xml:space="preserve"> </w:t>
      </w:r>
      <w:r>
        <w:t>has</w:t>
      </w:r>
      <w:r>
        <w:t xml:space="preserve"> </w:t>
      </w:r>
      <w:r>
        <w:t>attached</w:t>
      </w:r>
      <w:r>
        <w:t xml:space="preserve"> </w:t>
      </w:r>
      <w:r>
        <w:t>to</w:t>
      </w:r>
      <w:r>
        <w:t xml:space="preserve"> </w:t>
      </w:r>
      <w:r>
        <w:t>performance</w:t>
      </w:r>
      <w:r>
        <w:t xml:space="preserve"> </w:t>
      </w:r>
      <w:r>
        <w:t>—</w:t>
      </w:r>
      <w:r>
        <w:t xml:space="preserve"> </w:t>
      </w:r>
      <w:r>
        <w:t>including</w:t>
      </w:r>
      <w:r>
        <w:t xml:space="preserve"> </w:t>
      </w:r>
      <w:r>
        <w:t>the</w:t>
      </w:r>
      <w:r>
        <w:t xml:space="preserve"> </w:t>
      </w:r>
      <w:r>
        <w:t>Pickardville</w:t>
      </w:r>
      <w:r>
        <w:t xml:space="preserve"> </w:t>
      </w:r>
      <w:del w:id="4" w:author="blackline-tool" w:date="2026-04-13T14:43:10Z">
        <w:r>
          <w:delText>capital</w:delText>
        </w:r>
      </w:del>
      <w:ins w:id="5" w:author="blackline-tool" w:date="2026-04-13T14:43:10Z">
        <w:r>
          <w:t>Demand</w:t>
        </w:r>
      </w:ins>
      <w:r>
        <w:t xml:space="preserve"> </w:t>
      </w:r>
      <w:del w:id="6" w:author="blackline-tool" w:date="2026-04-13T14:43:10Z">
        <w:r>
          <w:delText>contribution</w:delText>
        </w:r>
      </w:del>
      <w:del w:id="7" w:author="blackline-tool" w:date="2026-04-13T14:43:10Z">
        <w:r>
          <w:delText xml:space="preserve"> </w:delText>
        </w:r>
      </w:del>
      <w:del w:id="8" w:author="blackline-tool" w:date="2026-04-13T14:43:10Z">
        <w:r>
          <w:delText>referred</w:delText>
        </w:r>
      </w:del>
      <w:del w:id="9" w:author="blackline-tool" w:date="2026-04-13T14:43:10Z">
        <w:r>
          <w:delText xml:space="preserve"> </w:delText>
        </w:r>
      </w:del>
      <w:del w:id="10" w:author="blackline-tool" w:date="2026-04-13T14:43:10Z">
        <w:r>
          <w:delText>to</w:delText>
        </w:r>
      </w:del>
      <w:ins w:id="11" w:author="blackline-tool" w:date="2026-04-13T14:43:10Z">
        <w:r>
          <w:t>defined</w:t>
        </w:r>
      </w:ins>
      <w:r>
        <w:t xml:space="preserve"> </w:t>
      </w:r>
      <w:r>
        <w:t>below</w:t>
      </w:r>
      <w:r>
        <w:t xml:space="preserve"> </w:t>
      </w:r>
      <w:r>
        <w:t>—</w:t>
      </w:r>
      <w:r>
        <w:t xml:space="preserve"> </w:t>
      </w:r>
      <w:r>
        <w:t>are</w:t>
      </w:r>
      <w:r>
        <w:t xml:space="preserve"> </w:t>
      </w:r>
      <w:r>
        <w:t>commercially</w:t>
      </w:r>
      <w:r>
        <w:t xml:space="preserve"> </w:t>
      </w:r>
      <w:r>
        <w:t>fair</w:t>
      </w:r>
      <w:r>
        <w:t xml:space="preserve"> </w:t>
      </w:r>
      <w:r>
        <w:t>and</w:t>
      </w:r>
      <w:r>
        <w:t xml:space="preserve"> </w:t>
      </w:r>
      <w:r>
        <w:t>reasonable</w:t>
      </w:r>
      <w:r>
        <w:t xml:space="preserve"> </w:t>
      </w:r>
      <w:r>
        <w:t>within</w:t>
      </w:r>
      <w:r>
        <w:t xml:space="preserve"> </w:t>
      </w:r>
      <w:r>
        <w:t>the</w:t>
      </w:r>
      <w:r>
        <w:t xml:space="preserve"> </w:t>
      </w:r>
      <w:r>
        <w:t>meaning</w:t>
      </w:r>
      <w:r>
        <w:t xml:space="preserve"> </w:t>
      </w:r>
      <w:r>
        <w:t>of</w:t>
      </w:r>
      <w:r>
        <w:t xml:space="preserve"> </w:t>
      </w:r>
      <w:r>
        <w:t>s</w:t>
      </w:r>
      <w:r>
        <w:t>.</w:t>
      </w:r>
      <w:r>
        <w:t xml:space="preserve"> </w:t>
      </w:r>
      <w:r>
        <w:t>112</w:t>
      </w:r>
      <w:r>
        <w:t xml:space="preserve"> </w:t>
      </w:r>
      <w:r>
        <w:t>CTA</w:t>
      </w:r>
      <w:r>
        <w:t>.</w:t>
      </w:r>
      <w:r>
        <w:t xml:space="preserve"> </w:t>
      </w:r>
      <w:del w:id="12" w:author="blackline-tool" w:date="2026-04-13T14:43:10Z">
        <w:r>
          <w:delText>The</w:delText>
        </w:r>
      </w:del>
      <w:ins w:id="13" w:author="blackline-tool" w:date="2026-04-13T14:43:10Z">
        <w:r>
          <w:t>This</w:t>
        </w:r>
      </w:ins>
      <w:r>
        <w:t xml:space="preserve"> </w:t>
      </w:r>
      <w:r>
        <w:t>Framework</w:t>
      </w:r>
      <w:r>
        <w:t xml:space="preserve"> </w:t>
      </w:r>
      <w:r>
        <w:t>is</w:t>
      </w:r>
      <w:r>
        <w:t xml:space="preserve"> </w:t>
      </w:r>
      <w:r>
        <w:t>drafted</w:t>
      </w:r>
      <w:r>
        <w:t xml:space="preserve"> </w:t>
      </w:r>
      <w:r>
        <w:t>to</w:t>
      </w:r>
      <w:r>
        <w:t xml:space="preserve"> </w:t>
      </w:r>
      <w:r>
        <w:t>allow</w:t>
      </w:r>
      <w:r>
        <w:t xml:space="preserve"> </w:t>
      </w:r>
      <w:r>
        <w:t>that</w:t>
      </w:r>
      <w:r>
        <w:t xml:space="preserve"> </w:t>
      </w:r>
      <w:r>
        <w:t>question</w:t>
      </w:r>
      <w:r>
        <w:t xml:space="preserve"> </w:t>
      </w:r>
      <w:r>
        <w:t>to</w:t>
      </w:r>
      <w:r>
        <w:t xml:space="preserve"> </w:t>
      </w:r>
      <w:r>
        <w:t>be</w:t>
      </w:r>
      <w:r>
        <w:t xml:space="preserve"> </w:t>
      </w:r>
      <w:r>
        <w:t>answered</w:t>
      </w:r>
      <w:r>
        <w:t xml:space="preserve"> </w:t>
      </w:r>
      <w:r>
        <w:t>on</w:t>
      </w:r>
      <w:r>
        <w:t xml:space="preserve"> </w:t>
      </w:r>
      <w:r>
        <w:t>a</w:t>
      </w:r>
      <w:r>
        <w:t xml:space="preserve"> </w:t>
      </w:r>
      <w:r>
        <w:t>concrete</w:t>
      </w:r>
      <w:r>
        <w:t xml:space="preserve"> </w:t>
      </w:r>
      <w:r>
        <w:t>and</w:t>
      </w:r>
      <w:r>
        <w:t xml:space="preserve"> </w:t>
      </w:r>
      <w:r>
        <w:t>orderable</w:t>
      </w:r>
      <w:r>
        <w:t xml:space="preserve"> </w:t>
      </w:r>
      <w:r>
        <w:t>record</w:t>
      </w:r>
      <w:r>
        <w:t>.</w:t>
      </w:r>
    </w:p>
    <w:p/>
    <w:p/>
    <w:p>
      <w:pPr>
        <w:jc w:val="left"/>
      </w:pPr>
      <w:r>
        <w:rPr>
          <w:b/>
        </w:rPr>
        <w:t>2.</w:t>
      </w:r>
      <w:r>
        <w:rPr>
          <w:b/>
        </w:rPr>
        <w:tab/>
        <w:t>Background and Basis</w:t>
      </w:r>
    </w:p>
    <w:p/>
    <w:p>
      <w:r>
        <w:t>2.1</w:t>
      </w:r>
      <w:r>
        <w:tab/>
      </w:r>
      <w:r>
        <w:rPr>
          <w:b/>
        </w:rPr>
        <w:t xml:space="preserve">The </w:t>
      </w:r>
      <w:r w:rsidR="008E2890">
        <w:rPr>
          <w:b/>
        </w:rPr>
        <w:t>P</w:t>
      </w:r>
      <w:r>
        <w:rPr>
          <w:b/>
        </w:rPr>
        <w:t>roject.</w:t>
      </w:r>
      <w:r>
        <w:t xml:space="preserve"> Power Wood is developing a black pellet manufacturing facility near La Crête, Alberta. The Traffic (black pellets, bulk density approximately 750 kg/m³) moves by truck from La Crête to a dedicated transload at High Level, Alberta, and from High Level by covered hopper unit train on CN’s Mackenzie Northern Railway (the “</w:t>
      </w:r>
      <w:r>
        <w:rPr>
          <w:b/>
        </w:rPr>
        <w:t>MKNR</w:t>
      </w:r>
      <w:r>
        <w:t>”) to the Port of Prince Rupert for export to Japanese electricity generators.</w:t>
      </w:r>
    </w:p>
    <w:p/>
    <w:p>
      <w:r>
        <w:t>2</w:t>
      </w:r>
      <w:r>
        <w:t>.</w:t>
      </w:r>
      <w:r>
        <w:t>2</w:t>
      </w:r>
      <w:r>
        <w:tab/>
      </w:r>
      <w:r>
        <w:t>Circularity</w:t>
      </w:r>
      <w:r>
        <w:t>.</w:t>
      </w:r>
      <w:r>
        <w:t xml:space="preserve"> </w:t>
      </w:r>
      <w:r>
        <w:t>Power</w:t>
      </w:r>
      <w:r>
        <w:t xml:space="preserve"> </w:t>
      </w:r>
      <w:r>
        <w:t>Wood</w:t>
      </w:r>
      <w:r>
        <w:t xml:space="preserve"> </w:t>
      </w:r>
      <w:r>
        <w:t>cannot</w:t>
      </w:r>
      <w:r>
        <w:t xml:space="preserve"> </w:t>
      </w:r>
      <w:r>
        <w:t>close</w:t>
      </w:r>
      <w:r>
        <w:t xml:space="preserve"> </w:t>
      </w:r>
      <w:r>
        <w:t>its</w:t>
      </w:r>
      <w:r>
        <w:t xml:space="preserve"> </w:t>
      </w:r>
      <w:r>
        <w:t>construction</w:t>
      </w:r>
      <w:r>
        <w:t xml:space="preserve"> </w:t>
      </w:r>
      <w:r>
        <w:t>financing</w:t>
      </w:r>
      <w:r>
        <w:t xml:space="preserve"> </w:t>
      </w:r>
      <w:r>
        <w:t>without</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r>
        <w:t xml:space="preserve"> </w:t>
      </w:r>
      <w:r>
        <w:t>CN</w:t>
      </w:r>
      <w:r>
        <w:t xml:space="preserve"> </w:t>
      </w:r>
      <w:r>
        <w:t>has</w:t>
      </w:r>
      <w:r>
        <w:t xml:space="preserve"> </w:t>
      </w:r>
      <w:r>
        <w:t>to</w:t>
      </w:r>
      <w:r>
        <w:t xml:space="preserve"> </w:t>
      </w:r>
      <w:r>
        <w:t>date</w:t>
      </w:r>
      <w:r>
        <w:t xml:space="preserve"> </w:t>
      </w:r>
      <w:r>
        <w:t>declined</w:t>
      </w:r>
      <w:r>
        <w:t xml:space="preserve"> </w:t>
      </w:r>
      <w:r>
        <w:t>to</w:t>
      </w:r>
      <w:r>
        <w:t xml:space="preserve"> </w:t>
      </w:r>
      <w:r>
        <w:t>commit</w:t>
      </w:r>
      <w:r>
        <w:t xml:space="preserve"> </w:t>
      </w:r>
      <w:r>
        <w:t>because</w:t>
      </w:r>
      <w:r>
        <w:t xml:space="preserve"> </w:t>
      </w:r>
      <w:ins w:id="14" w:author="blackline-tool" w:date="2026-04-13T14:43:10Z">
        <w:r>
          <w:t>it</w:t>
        </w:r>
      </w:ins>
      <w:ins w:id="15" w:author="blackline-tool" w:date="2026-04-13T14:43:10Z">
        <w:r>
          <w:t xml:space="preserve"> </w:t>
        </w:r>
      </w:ins>
      <w:ins w:id="16" w:author="blackline-tool" w:date="2026-04-13T14:43:10Z">
        <w:r>
          <w:t>alleges</w:t>
        </w:r>
      </w:ins>
      <w:ins w:id="17" w:author="blackline-tool" w:date="2026-04-13T14:43:10Z">
        <w:r>
          <w:t xml:space="preserve"> </w:t>
        </w:r>
      </w:ins>
      <w:r>
        <w:t>Power</w:t>
      </w:r>
      <w:r>
        <w:t xml:space="preserve"> </w:t>
      </w:r>
      <w:r>
        <w:t>Wood</w:t>
      </w:r>
      <w:r>
        <w:t xml:space="preserve"> </w:t>
      </w:r>
      <w:r>
        <w:t>has</w:t>
      </w:r>
      <w:r>
        <w:t xml:space="preserve"> </w:t>
      </w:r>
      <w:r>
        <w:t>not</w:t>
      </w:r>
      <w:r>
        <w:t xml:space="preserve"> </w:t>
      </w:r>
      <w:r>
        <w:t>yet</w:t>
      </w:r>
      <w:r>
        <w:t xml:space="preserve"> </w:t>
      </w:r>
      <w:r>
        <w:t>tendered</w:t>
      </w:r>
      <w:r>
        <w:t xml:space="preserve"> </w:t>
      </w:r>
      <w:r>
        <w:t>actual</w:t>
      </w:r>
      <w:r>
        <w:t xml:space="preserve"> </w:t>
      </w:r>
      <w:r>
        <w:t>traffic</w:t>
      </w:r>
      <w:r>
        <w:t>.</w:t>
      </w:r>
      <w:r>
        <w:t xml:space="preserve"> </w:t>
      </w:r>
      <w:r>
        <w:t>Power</w:t>
      </w:r>
      <w:r>
        <w:t xml:space="preserve"> </w:t>
      </w:r>
      <w:r>
        <w:t>Wood</w:t>
      </w:r>
      <w:r>
        <w:t xml:space="preserve"> </w:t>
      </w:r>
      <w:ins w:id="18" w:author="blackline-tool" w:date="2026-04-13T14:43:10Z">
        <w:r>
          <w:t>has</w:t>
        </w:r>
      </w:ins>
      <w:ins w:id="19" w:author="blackline-tool" w:date="2026-04-13T14:43:10Z">
        <w:r>
          <w:t xml:space="preserve"> </w:t>
        </w:r>
      </w:ins>
      <w:ins w:id="20" w:author="blackline-tool" w:date="2026-04-13T14:43:10Z">
        <w:r>
          <w:t>given</w:t>
        </w:r>
      </w:ins>
      <w:ins w:id="21" w:author="blackline-tool" w:date="2026-04-13T14:43:10Z">
        <w:r>
          <w:t xml:space="preserve"> </w:t>
        </w:r>
      </w:ins>
      <w:ins w:id="22" w:author="blackline-tool" w:date="2026-04-13T14:43:10Z">
        <w:r>
          <w:t>estimates</w:t>
        </w:r>
      </w:ins>
      <w:ins w:id="23" w:author="blackline-tool" w:date="2026-04-13T14:43:10Z">
        <w:r>
          <w:t>,</w:t>
        </w:r>
      </w:ins>
      <w:ins w:id="24" w:author="blackline-tool" w:date="2026-04-13T14:43:10Z">
        <w:r>
          <w:t xml:space="preserve"> </w:t>
        </w:r>
      </w:ins>
      <w:ins w:id="25" w:author="blackline-tool" w:date="2026-04-13T14:43:10Z">
        <w:r>
          <w:t>but</w:t>
        </w:r>
      </w:ins>
      <w:ins w:id="26" w:author="blackline-tool" w:date="2026-04-13T14:43:10Z">
        <w:r>
          <w:t xml:space="preserve"> </w:t>
        </w:r>
      </w:ins>
      <w:r>
        <w:t>cannot</w:t>
      </w:r>
      <w:r>
        <w:t xml:space="preserve"> </w:t>
      </w:r>
      <w:r>
        <w:t>tender</w:t>
      </w:r>
      <w:r>
        <w:t xml:space="preserve"> </w:t>
      </w:r>
      <w:r>
        <w:t>actual</w:t>
      </w:r>
      <w:r>
        <w:t xml:space="preserve"> </w:t>
      </w:r>
      <w:r>
        <w:t>traffic</w:t>
      </w:r>
      <w:ins w:id="27" w:author="blackline-tool" w:date="2026-04-13T14:43:10Z">
        <w:r>
          <w:t>,</w:t>
        </w:r>
      </w:ins>
      <w:r>
        <w:t xml:space="preserve"> </w:t>
      </w:r>
      <w:r>
        <w:t>because</w:t>
      </w:r>
      <w:r>
        <w:t>,</w:t>
      </w:r>
      <w:r>
        <w:t xml:space="preserve"> </w:t>
      </w:r>
      <w:r>
        <w:t>without</w:t>
      </w:r>
      <w:r>
        <w:t xml:space="preserve"> </w:t>
      </w:r>
      <w:r>
        <w:t>a</w:t>
      </w:r>
      <w:r>
        <w:t xml:space="preserve"> </w:t>
      </w:r>
      <w:r>
        <w:t>service</w:t>
      </w:r>
      <w:r>
        <w:t xml:space="preserve"> </w:t>
      </w:r>
      <w:r>
        <w:t>commitment</w:t>
      </w:r>
      <w:r>
        <w:t>,</w:t>
      </w:r>
      <w:r>
        <w:t xml:space="preserve"> </w:t>
      </w:r>
      <w:r>
        <w:t>it</w:t>
      </w:r>
      <w:r>
        <w:t xml:space="preserve"> </w:t>
      </w:r>
      <w:r>
        <w:t>cannot</w:t>
      </w:r>
      <w:r>
        <w:t xml:space="preserve"> </w:t>
      </w:r>
      <w:r>
        <w:t>close</w:t>
      </w:r>
      <w:r>
        <w:t xml:space="preserve"> </w:t>
      </w:r>
      <w:r>
        <w:t>financing</w:t>
      </w:r>
      <w:r>
        <w:t xml:space="preserve"> </w:t>
      </w:r>
      <w:r>
        <w:t>and</w:t>
      </w:r>
      <w:r>
        <w:t xml:space="preserve"> </w:t>
      </w:r>
      <w:r>
        <w:t>build</w:t>
      </w:r>
      <w:r>
        <w:t>.</w:t>
      </w:r>
      <w:r>
        <w:t xml:space="preserve"> </w:t>
      </w:r>
      <w:del w:id="28" w:author="blackline-tool" w:date="2026-04-13T14:43:10Z">
        <w:r>
          <w:delText>The</w:delText>
        </w:r>
      </w:del>
      <w:ins w:id="29" w:author="blackline-tool" w:date="2026-04-13T14:43:10Z">
        <w:r>
          <w:t>This</w:t>
        </w:r>
      </w:ins>
      <w:r>
        <w:t xml:space="preserve"> </w:t>
      </w:r>
      <w:r>
        <w:t>Framework</w:t>
      </w:r>
      <w:r>
        <w:t xml:space="preserve"> </w:t>
      </w:r>
      <w:r>
        <w:t>resolves</w:t>
      </w:r>
      <w:r>
        <w:t xml:space="preserve"> </w:t>
      </w:r>
      <w:r>
        <w:t>that</w:t>
      </w:r>
      <w:r>
        <w:t xml:space="preserve"> </w:t>
      </w:r>
      <w:r>
        <w:t>mutual</w:t>
      </w:r>
      <w:r>
        <w:t xml:space="preserve"> </w:t>
      </w:r>
      <w:r>
        <w:t>dependence</w:t>
      </w:r>
      <w:r>
        <w:t xml:space="preserve"> </w:t>
      </w:r>
      <w:r>
        <w:t>by</w:t>
      </w:r>
      <w:r>
        <w:t xml:space="preserve"> </w:t>
      </w:r>
      <w:r>
        <w:t>synchronizing</w:t>
      </w:r>
      <w:r>
        <w:t xml:space="preserve"> </w:t>
      </w:r>
      <w:r>
        <w:t>both</w:t>
      </w:r>
      <w:r>
        <w:t xml:space="preserve"> </w:t>
      </w:r>
      <w:r>
        <w:t>parties</w:t>
      </w:r>
      <w:r>
        <w:t>’</w:t>
      </w:r>
      <w:r>
        <w:t xml:space="preserve"> </w:t>
      </w:r>
      <w:r>
        <w:t>obligations</w:t>
      </w:r>
      <w:r>
        <w:t xml:space="preserve"> </w:t>
      </w:r>
      <w:r>
        <w:t>on</w:t>
      </w:r>
      <w:r>
        <w:t xml:space="preserve"> </w:t>
      </w:r>
      <w:r>
        <w:t>the</w:t>
      </w:r>
      <w:r>
        <w:t xml:space="preserve"> </w:t>
      </w:r>
      <w:r>
        <w:t>parallel</w:t>
      </w:r>
      <w:r>
        <w:t xml:space="preserve"> </w:t>
      </w:r>
      <w:r>
        <w:t>conditions</w:t>
      </w:r>
      <w:r>
        <w:t xml:space="preserve"> </w:t>
      </w:r>
      <w:r>
        <w:t>precedent</w:t>
      </w:r>
      <w:r>
        <w:t xml:space="preserve"> </w:t>
      </w:r>
      <w:r>
        <w:t>in</w:t>
      </w:r>
      <w:r>
        <w:t xml:space="preserve"> </w:t>
      </w:r>
      <w:r>
        <w:t>paragraph</w:t>
      </w:r>
      <w:r>
        <w:t xml:space="preserve"> </w:t>
      </w:r>
      <w:r>
        <w:t>8</w:t>
      </w:r>
      <w:r>
        <w:t>.</w:t>
      </w:r>
    </w:p>
    <w:p/>
    <w:p>
      <w:pPr>
        <w:autoSpaceDE w:val="0"/>
        <w:autoSpaceDN w:val="0"/>
        <w:adjustRightInd w:val="0"/>
        <w:jc w:val="left"/>
        <w:rPr>
          <w:rFonts w:cs="Times New Roman"/>
          <w:i/>
          <w:iCs/>
          <w:szCs w:val="24"/>
          <w:lang w:bidi="he-IL"/>
        </w:rPr>
      </w:pPr>
      <w:r>
        <w:t>2</w:t>
      </w:r>
      <w:r>
        <w:t>.</w:t>
      </w:r>
      <w:r>
        <w:t>3</w:t>
      </w:r>
      <w:r>
        <w:tab/>
      </w:r>
      <w:r>
        <w:t>2019</w:t>
      </w:r>
      <w:r>
        <w:t>–</w:t>
      </w:r>
      <w:r>
        <w:t>2024</w:t>
      </w:r>
      <w:r>
        <w:t xml:space="preserve"> </w:t>
      </w:r>
      <w:r>
        <w:t>engagement</w:t>
      </w:r>
      <w:r>
        <w:t>.</w:t>
      </w:r>
      <w:r>
        <w:t xml:space="preserve"> </w:t>
      </w:r>
      <w:r>
        <w:t>Between</w:t>
      </w:r>
      <w:r>
        <w:t xml:space="preserve"> </w:t>
      </w:r>
      <w:r>
        <w:t>2019</w:t>
      </w:r>
      <w:r>
        <w:t xml:space="preserve"> </w:t>
      </w:r>
      <w:r>
        <w:t>and</w:t>
      </w:r>
      <w:r>
        <w:t xml:space="preserve"> </w:t>
      </w:r>
      <w:r>
        <w:t>2024</w:t>
      </w:r>
      <w:r>
        <w:t>,</w:t>
      </w:r>
      <w:r>
        <w:t xml:space="preserve"> </w:t>
      </w:r>
      <w:r>
        <w:t>CN</w:t>
      </w:r>
      <w:r>
        <w:t xml:space="preserve"> </w:t>
      </w:r>
      <w:r>
        <w:t>actively</w:t>
      </w:r>
      <w:r>
        <w:t xml:space="preserve"> </w:t>
      </w:r>
      <w:r>
        <w:t>participated</w:t>
      </w:r>
      <w:r>
        <w:t xml:space="preserve"> </w:t>
      </w:r>
      <w:r>
        <w:t>in</w:t>
      </w:r>
      <w:r>
        <w:t xml:space="preserve"> </w:t>
      </w:r>
      <w:r>
        <w:t>shaping</w:t>
      </w:r>
      <w:r>
        <w:t xml:space="preserve"> </w:t>
      </w:r>
      <w:r>
        <w:t>the</w:t>
      </w:r>
      <w:r>
        <w:t xml:space="preserve"> </w:t>
      </w:r>
      <w:r>
        <w:t>commercial</w:t>
      </w:r>
      <w:r>
        <w:t xml:space="preserve"> </w:t>
      </w:r>
      <w:r>
        <w:t>and</w:t>
      </w:r>
      <w:r>
        <w:t xml:space="preserve"> </w:t>
      </w:r>
      <w:r>
        <w:t>operational</w:t>
      </w:r>
      <w:r>
        <w:t xml:space="preserve"> </w:t>
      </w:r>
      <w:r>
        <w:t>parameters</w:t>
      </w:r>
      <w:r>
        <w:t xml:space="preserve"> </w:t>
      </w:r>
      <w:r>
        <w:t>now</w:t>
      </w:r>
      <w:r>
        <w:t xml:space="preserve"> </w:t>
      </w:r>
      <w:r>
        <w:t>reflected</w:t>
      </w:r>
      <w:r>
        <w:t xml:space="preserve"> </w:t>
      </w:r>
      <w:r>
        <w:t>in</w:t>
      </w:r>
      <w:r>
        <w:t xml:space="preserve"> </w:t>
      </w:r>
      <w:r>
        <w:t>this</w:t>
      </w:r>
      <w:r>
        <w:t xml:space="preserve"> </w:t>
      </w:r>
      <w:r>
        <w:t>Framework</w:t>
      </w:r>
      <w:r>
        <w:t>.</w:t>
      </w:r>
      <w:r>
        <w:t xml:space="preserve"> </w:t>
      </w:r>
      <w:r>
        <w:t>Without</w:t>
      </w:r>
      <w:r>
        <w:t xml:space="preserve"> </w:t>
      </w:r>
      <w:r>
        <w:t>limitation</w:t>
      </w:r>
      <w:r>
        <w:t>:</w:t>
      </w:r>
      <w:r>
        <w:t xml:space="preserve"> </w:t>
      </w:r>
      <w:r>
        <w:t>(</w:t>
      </w:r>
      <w:r>
        <w:t>a</w:t>
      </w:r>
      <w:r>
        <w:t>)</w:t>
      </w:r>
      <w:r>
        <w:t xml:space="preserve"> </w:t>
      </w:r>
      <w:r>
        <w:t>CN</w:t>
      </w:r>
      <w:r>
        <w:t xml:space="preserve"> </w:t>
      </w:r>
      <w:r>
        <w:t>recommended</w:t>
      </w:r>
      <w:r>
        <w:t xml:space="preserve"> </w:t>
      </w:r>
      <w:r>
        <w:t>Mr</w:t>
      </w:r>
      <w:r>
        <w:t>.</w:t>
      </w:r>
      <w:r>
        <w:t xml:space="preserve"> </w:t>
      </w:r>
      <w:r>
        <w:t>Greg</w:t>
      </w:r>
      <w:r>
        <w:t xml:space="preserve"> </w:t>
      </w:r>
      <w:r>
        <w:t>Karpo</w:t>
      </w:r>
      <w:r>
        <w:t xml:space="preserve"> </w:t>
      </w:r>
      <w:r>
        <w:t>(</w:t>
      </w:r>
      <w:r>
        <w:t>a</w:t>
      </w:r>
      <w:r>
        <w:t xml:space="preserve"> </w:t>
      </w:r>
      <w:r>
        <w:t>37</w:t>
      </w:r>
      <w:r>
        <w:t>-</w:t>
      </w:r>
      <w:r>
        <w:t>year</w:t>
      </w:r>
      <w:r>
        <w:t xml:space="preserve"> </w:t>
      </w:r>
      <w:r>
        <w:t>CN</w:t>
      </w:r>
      <w:r>
        <w:t xml:space="preserve"> </w:t>
      </w:r>
      <w:r>
        <w:t>operations</w:t>
      </w:r>
      <w:r>
        <w:t xml:space="preserve"> </w:t>
      </w:r>
      <w:r>
        <w:t>veteran</w:t>
      </w:r>
      <w:r>
        <w:t>,</w:t>
      </w:r>
      <w:r>
        <w:t xml:space="preserve"> </w:t>
      </w:r>
      <w:r>
        <w:t>now</w:t>
      </w:r>
      <w:r>
        <w:t xml:space="preserve"> </w:t>
      </w:r>
      <w:r>
        <w:t>an</w:t>
      </w:r>
      <w:r>
        <w:t xml:space="preserve"> </w:t>
      </w:r>
      <w:r>
        <w:t>independent</w:t>
      </w:r>
      <w:r>
        <w:t xml:space="preserve"> </w:t>
      </w:r>
      <w:r>
        <w:t>rail</w:t>
      </w:r>
      <w:r>
        <w:t xml:space="preserve"> </w:t>
      </w:r>
      <w:r>
        <w:t>consultant</w:t>
      </w:r>
      <w:r>
        <w:t>)</w:t>
      </w:r>
      <w:r>
        <w:t xml:space="preserve"> </w:t>
      </w:r>
      <w:r>
        <w:t>to</w:t>
      </w:r>
      <w:r>
        <w:t xml:space="preserve"> </w:t>
      </w:r>
      <w:r>
        <w:t>Power</w:t>
      </w:r>
      <w:r>
        <w:t xml:space="preserve"> </w:t>
      </w:r>
      <w:r>
        <w:t>Wood</w:t>
      </w:r>
      <w:r>
        <w:t xml:space="preserve"> </w:t>
      </w:r>
      <w:r>
        <w:t>as</w:t>
      </w:r>
      <w:r>
        <w:t xml:space="preserve"> </w:t>
      </w:r>
      <w:r>
        <w:t>the</w:t>
      </w:r>
      <w:r>
        <w:t xml:space="preserve"> </w:t>
      </w:r>
      <w:r>
        <w:t>expert</w:t>
      </w:r>
      <w:r>
        <w:t xml:space="preserve"> </w:t>
      </w:r>
      <w:r>
        <w:t>to</w:t>
      </w:r>
      <w:r>
        <w:t xml:space="preserve"> </w:t>
      </w:r>
      <w:r>
        <w:t>design</w:t>
      </w:r>
      <w:r>
        <w:t xml:space="preserve"> </w:t>
      </w:r>
      <w:r>
        <w:t>the</w:t>
      </w:r>
      <w:r>
        <w:t xml:space="preserve"> </w:t>
      </w:r>
      <w:r>
        <w:t>unit</w:t>
      </w:r>
      <w:r>
        <w:t xml:space="preserve"> </w:t>
      </w:r>
      <w:r>
        <w:t>train</w:t>
      </w:r>
      <w:r>
        <w:t xml:space="preserve"> </w:t>
      </w:r>
      <w:r>
        <w:t>transload</w:t>
      </w:r>
      <w:r>
        <w:t xml:space="preserve"> </w:t>
      </w:r>
      <w:r>
        <w:t>concept</w:t>
      </w:r>
      <w:r>
        <w:t xml:space="preserve"> </w:t>
      </w:r>
      <w:r>
        <w:t>at</w:t>
      </w:r>
      <w:r>
        <w:t xml:space="preserve"> </w:t>
      </w:r>
      <w:r>
        <w:t>High</w:t>
      </w:r>
      <w:r>
        <w:t xml:space="preserve"> </w:t>
      </w:r>
      <w:r>
        <w:t>Level</w:t>
      </w:r>
      <w:r>
        <w:t>;</w:t>
      </w:r>
      <w:r>
        <w:t xml:space="preserve"> </w:t>
      </w:r>
      <w:r>
        <w:t>(</w:t>
      </w:r>
      <w:r>
        <w:t>b</w:t>
      </w:r>
      <w:r>
        <w:t>)</w:t>
      </w:r>
      <w:r>
        <w:t xml:space="preserve"> </w:t>
      </w:r>
      <w:r>
        <w:t>CN</w:t>
      </w:r>
      <w:r>
        <w:t xml:space="preserve"> </w:t>
      </w:r>
      <w:r>
        <w:t>recommended</w:t>
      </w:r>
      <w:r>
        <w:t xml:space="preserve"> </w:t>
      </w:r>
      <w:r>
        <w:t>shifting</w:t>
      </w:r>
      <w:r>
        <w:t xml:space="preserve"> </w:t>
      </w:r>
      <w:r>
        <w:t>the</w:t>
      </w:r>
      <w:r>
        <w:t xml:space="preserve"> </w:t>
      </w:r>
      <w:r>
        <w:t>export</w:t>
      </w:r>
      <w:r>
        <w:t xml:space="preserve"> </w:t>
      </w:r>
      <w:r>
        <w:t>routing</w:t>
      </w:r>
      <w:r>
        <w:t xml:space="preserve"> </w:t>
      </w:r>
      <w:r>
        <w:t>from</w:t>
      </w:r>
      <w:r>
        <w:t xml:space="preserve"> </w:t>
      </w:r>
      <w:r>
        <w:t>the</w:t>
      </w:r>
      <w:r>
        <w:t xml:space="preserve"> </w:t>
      </w:r>
      <w:r>
        <w:t>Port</w:t>
      </w:r>
      <w:r>
        <w:t xml:space="preserve"> </w:t>
      </w:r>
      <w:r>
        <w:t>of</w:t>
      </w:r>
      <w:r>
        <w:t xml:space="preserve"> </w:t>
      </w:r>
      <w:r>
        <w:t>Vancouver</w:t>
      </w:r>
      <w:r>
        <w:t xml:space="preserve"> </w:t>
      </w:r>
      <w:r>
        <w:t>to</w:t>
      </w:r>
      <w:r>
        <w:t xml:space="preserve"> </w:t>
      </w:r>
      <w:r>
        <w:t>the</w:t>
      </w:r>
      <w:r>
        <w:t xml:space="preserve"> </w:t>
      </w:r>
      <w:r>
        <w:t>Port</w:t>
      </w:r>
      <w:r>
        <w:t xml:space="preserve"> </w:t>
      </w:r>
      <w:r>
        <w:t>of</w:t>
      </w:r>
      <w:r>
        <w:t xml:space="preserve"> </w:t>
      </w:r>
      <w:r>
        <w:t>Prince</w:t>
      </w:r>
      <w:r>
        <w:t xml:space="preserve"> </w:t>
      </w:r>
      <w:r>
        <w:t>Rupert</w:t>
      </w:r>
      <w:r>
        <w:t>,</w:t>
      </w:r>
      <w:r>
        <w:t xml:space="preserve"> </w:t>
      </w:r>
      <w:r>
        <w:t>which</w:t>
      </w:r>
      <w:r>
        <w:t xml:space="preserve"> </w:t>
      </w:r>
      <w:r>
        <w:t>Power</w:t>
      </w:r>
      <w:r>
        <w:t xml:space="preserve"> </w:t>
      </w:r>
      <w:r>
        <w:t>Wood</w:t>
      </w:r>
      <w:r>
        <w:t xml:space="preserve"> </w:t>
      </w:r>
      <w:r>
        <w:t>adopted</w:t>
      </w:r>
      <w:r>
        <w:t xml:space="preserve"> </w:t>
      </w:r>
      <w:r>
        <w:t>on</w:t>
      </w:r>
      <w:r>
        <w:t xml:space="preserve"> </w:t>
      </w:r>
      <w:r>
        <w:t>CN</w:t>
      </w:r>
      <w:r>
        <w:t>’</w:t>
      </w:r>
      <w:r>
        <w:t>s</w:t>
      </w:r>
      <w:r>
        <w:t xml:space="preserve"> </w:t>
      </w:r>
      <w:r>
        <w:t>advice</w:t>
      </w:r>
      <w:r>
        <w:t>;</w:t>
      </w:r>
      <w:r>
        <w:t xml:space="preserve"> </w:t>
      </w:r>
      <w:r>
        <w:t>(</w:t>
      </w:r>
      <w:r>
        <w:t>c</w:t>
      </w:r>
      <w:r>
        <w:t>)</w:t>
      </w:r>
      <w:r>
        <w:t xml:space="preserve"> </w:t>
      </w:r>
      <w:r>
        <w:t>CN</w:t>
      </w:r>
      <w:r>
        <w:t xml:space="preserve"> </w:t>
      </w:r>
      <w:r>
        <w:t>contributed</w:t>
      </w:r>
      <w:r>
        <w:t xml:space="preserve"> </w:t>
      </w:r>
      <w:r>
        <w:t>to</w:t>
      </w:r>
      <w:r>
        <w:t xml:space="preserve"> </w:t>
      </w:r>
      <w:r>
        <w:t>the</w:t>
      </w:r>
      <w:r>
        <w:t xml:space="preserve"> </w:t>
      </w:r>
      <w:r>
        <w:t>design</w:t>
      </w:r>
      <w:r>
        <w:t xml:space="preserve"> </w:t>
      </w:r>
      <w:r>
        <w:t>of</w:t>
      </w:r>
      <w:r>
        <w:t xml:space="preserve"> </w:t>
      </w:r>
      <w:r>
        <w:t>the</w:t>
      </w:r>
      <w:r>
        <w:t xml:space="preserve"> </w:t>
      </w:r>
      <w:r>
        <w:t>High</w:t>
      </w:r>
      <w:r>
        <w:t xml:space="preserve"> </w:t>
      </w:r>
      <w:r>
        <w:t>Level</w:t>
      </w:r>
      <w:r>
        <w:t xml:space="preserve"> </w:t>
      </w:r>
      <w:r>
        <w:t>unit</w:t>
      </w:r>
      <w:r>
        <w:t xml:space="preserve"> </w:t>
      </w:r>
      <w:r>
        <w:t>train</w:t>
      </w:r>
      <w:r>
        <w:t xml:space="preserve"> </w:t>
      </w:r>
      <w:r>
        <w:t>loop</w:t>
      </w:r>
      <w:r>
        <w:t xml:space="preserve"> </w:t>
      </w:r>
      <w:r>
        <w:t>and</w:t>
      </w:r>
      <w:r>
        <w:t xml:space="preserve"> </w:t>
      </w:r>
      <w:r>
        <w:t>issued</w:t>
      </w:r>
      <w:r>
        <w:t xml:space="preserve"> </w:t>
      </w:r>
      <w:r>
        <w:t>the</w:t>
      </w:r>
      <w:r>
        <w:t xml:space="preserve"> </w:t>
      </w:r>
      <w:r>
        <w:t>design</w:t>
      </w:r>
      <w:r>
        <w:t xml:space="preserve"> </w:t>
      </w:r>
      <w:r>
        <w:t>parameters</w:t>
      </w:r>
      <w:r>
        <w:t xml:space="preserve"> </w:t>
      </w:r>
      <w:r>
        <w:t>against</w:t>
      </w:r>
      <w:r>
        <w:t xml:space="preserve"> </w:t>
      </w:r>
      <w:r>
        <w:t>which</w:t>
      </w:r>
      <w:r>
        <w:t xml:space="preserve"> </w:t>
      </w:r>
      <w:r>
        <w:t>Power</w:t>
      </w:r>
      <w:r>
        <w:t xml:space="preserve"> </w:t>
      </w:r>
      <w:r>
        <w:t>Wood</w:t>
      </w:r>
      <w:r>
        <w:t>’</w:t>
      </w:r>
      <w:r>
        <w:t>s</w:t>
      </w:r>
      <w:r>
        <w:t xml:space="preserve"> </w:t>
      </w:r>
      <w:r>
        <w:t>approximately</w:t>
      </w:r>
      <w:r>
        <w:t xml:space="preserve"> </w:t>
      </w:r>
      <w:r>
        <w:t>$</w:t>
      </w:r>
      <w:r>
        <w:t>11</w:t>
      </w:r>
      <w:r>
        <w:t xml:space="preserve"> </w:t>
      </w:r>
      <w:r>
        <w:t>million</w:t>
      </w:r>
      <w:r>
        <w:t xml:space="preserve"> </w:t>
      </w:r>
      <w:r>
        <w:t>track</w:t>
      </w:r>
      <w:r>
        <w:t xml:space="preserve"> </w:t>
      </w:r>
      <w:r>
        <w:t>and</w:t>
      </w:r>
      <w:r>
        <w:t xml:space="preserve"> </w:t>
      </w:r>
      <w:r>
        <w:t>transload</w:t>
      </w:r>
      <w:r>
        <w:t xml:space="preserve"> </w:t>
      </w:r>
      <w:r>
        <w:t>capital</w:t>
      </w:r>
      <w:r>
        <w:t xml:space="preserve"> </w:t>
      </w:r>
      <w:r>
        <w:t>commitment</w:t>
      </w:r>
      <w:r>
        <w:t xml:space="preserve"> </w:t>
      </w:r>
      <w:r>
        <w:t>was</w:t>
      </w:r>
      <w:r>
        <w:t xml:space="preserve"> </w:t>
      </w:r>
      <w:r>
        <w:t>structured</w:t>
      </w:r>
      <w:r>
        <w:t>;</w:t>
      </w:r>
      <w:r>
        <w:t xml:space="preserve"> </w:t>
      </w:r>
      <w:r>
        <w:t>(</w:t>
      </w:r>
      <w:r>
        <w:t>d</w:t>
      </w:r>
      <w:r>
        <w:t>)</w:t>
      </w:r>
      <w:r>
        <w:t xml:space="preserve"> </w:t>
      </w:r>
      <w:r>
        <w:t>on</w:t>
      </w:r>
      <w:r>
        <w:t xml:space="preserve"> </w:t>
      </w:r>
      <w:r>
        <w:t>March</w:t>
      </w:r>
      <w:r>
        <w:t xml:space="preserve"> </w:t>
      </w:r>
      <w:r>
        <w:t>18</w:t>
      </w:r>
      <w:r>
        <w:t>,</w:t>
      </w:r>
      <w:r>
        <w:t xml:space="preserve"> </w:t>
      </w:r>
      <w:r>
        <w:t>2024</w:t>
      </w:r>
      <w:r>
        <w:t>,</w:t>
      </w:r>
      <w:r>
        <w:t xml:space="preserve"> </w:t>
      </w:r>
      <w:r>
        <w:t>CN</w:t>
      </w:r>
      <w:r>
        <w:t xml:space="preserve"> </w:t>
      </w:r>
      <w:r>
        <w:t>advised</w:t>
      </w:r>
      <w:r>
        <w:t xml:space="preserve"> </w:t>
      </w:r>
      <w:r>
        <w:t>that</w:t>
      </w:r>
      <w:r>
        <w:t xml:space="preserve"> </w:t>
      </w:r>
      <w:r>
        <w:t>it</w:t>
      </w:r>
      <w:r>
        <w:t xml:space="preserve"> </w:t>
      </w:r>
      <w:r>
        <w:t>could</w:t>
      </w:r>
      <w:r>
        <w:t xml:space="preserve"> </w:t>
      </w:r>
      <w:r>
        <w:t>accommodate</w:t>
      </w:r>
      <w:r>
        <w:t xml:space="preserve"> </w:t>
      </w:r>
      <w:r>
        <w:t>an</w:t>
      </w:r>
      <w:r>
        <w:t xml:space="preserve"> </w:t>
      </w:r>
      <w:r>
        <w:t>initial</w:t>
      </w:r>
      <w:r>
        <w:t xml:space="preserve"> </w:t>
      </w:r>
      <w:r>
        <w:t>service</w:t>
      </w:r>
      <w:r>
        <w:t xml:space="preserve"> </w:t>
      </w:r>
      <w:r>
        <w:t>level</w:t>
      </w:r>
      <w:r>
        <w:t xml:space="preserve"> </w:t>
      </w:r>
      <w:r>
        <w:t>of</w:t>
      </w:r>
      <w:r>
        <w:t xml:space="preserve"> </w:t>
      </w:r>
      <w:r>
        <w:t>approximately</w:t>
      </w:r>
      <w:r>
        <w:t xml:space="preserve"> </w:t>
      </w:r>
      <w:r>
        <w:t>20</w:t>
      </w:r>
      <w:r>
        <w:t xml:space="preserve"> </w:t>
      </w:r>
      <w:r>
        <w:t>covered</w:t>
      </w:r>
      <w:r>
        <w:t xml:space="preserve"> </w:t>
      </w:r>
      <w:r>
        <w:t>hopper</w:t>
      </w:r>
      <w:r>
        <w:t xml:space="preserve"> </w:t>
      </w:r>
      <w:r>
        <w:t>cars</w:t>
      </w:r>
      <w:r>
        <w:t xml:space="preserve"> </w:t>
      </w:r>
      <w:r>
        <w:t>per</w:t>
      </w:r>
      <w:r>
        <w:t xml:space="preserve"> </w:t>
      </w:r>
      <w:r>
        <w:t>week</w:t>
      </w:r>
      <w:r>
        <w:t xml:space="preserve"> </w:t>
      </w:r>
      <w:r>
        <w:t>on</w:t>
      </w:r>
      <w:r>
        <w:t xml:space="preserve"> </w:t>
      </w:r>
      <w:r>
        <w:t>the</w:t>
      </w:r>
      <w:r>
        <w:t xml:space="preserve"> </w:t>
      </w:r>
      <w:r>
        <w:t>MKNR</w:t>
      </w:r>
      <w:r>
        <w:t>;</w:t>
      </w:r>
      <w:r>
        <w:t xml:space="preserve"> </w:t>
      </w:r>
      <w:r>
        <w:t>and</w:t>
      </w:r>
      <w:r>
        <w:t xml:space="preserve"> </w:t>
      </w:r>
      <w:r>
        <w:t>(</w:t>
      </w:r>
      <w:r>
        <w:t>e</w:t>
      </w:r>
      <w:r>
        <w:t>)</w:t>
      </w:r>
      <w:r>
        <w:t xml:space="preserve"> </w:t>
      </w:r>
      <w:r>
        <w:t>on</w:t>
      </w:r>
      <w:r>
        <w:t xml:space="preserve"> </w:t>
      </w:r>
      <w:r>
        <w:t>or</w:t>
      </w:r>
      <w:r>
        <w:t xml:space="preserve"> </w:t>
      </w:r>
      <w:r>
        <w:t>about</w:t>
      </w:r>
      <w:r>
        <w:t xml:space="preserve"> </w:t>
      </w:r>
      <w:r>
        <w:t>April</w:t>
      </w:r>
      <w:r>
        <w:t xml:space="preserve"> </w:t>
      </w:r>
      <w:r>
        <w:t>17</w:t>
      </w:r>
      <w:r>
        <w:t>,</w:t>
      </w:r>
      <w:r>
        <w:t xml:space="preserve"> </w:t>
      </w:r>
      <w:r>
        <w:t>2024</w:t>
      </w:r>
      <w:r>
        <w:t>,</w:t>
      </w:r>
      <w:r>
        <w:t xml:space="preserve"> </w:t>
      </w:r>
      <w:r>
        <w:t>CN</w:t>
      </w:r>
      <w:r>
        <w:t xml:space="preserve"> </w:t>
      </w:r>
      <w:r>
        <w:t>declined</w:t>
      </w:r>
      <w:r>
        <w:t xml:space="preserve"> </w:t>
      </w:r>
      <w:r>
        <w:t>to</w:t>
      </w:r>
      <w:r>
        <w:t xml:space="preserve"> </w:t>
      </w:r>
      <w:r>
        <w:t>provide</w:t>
      </w:r>
      <w:r>
        <w:t xml:space="preserve"> </w:t>
      </w:r>
      <w:r>
        <w:t>the</w:t>
      </w:r>
      <w:r>
        <w:t xml:space="preserve"> </w:t>
      </w:r>
      <w:r>
        <w:t>service</w:t>
      </w:r>
      <w:r>
        <w:t xml:space="preserve"> </w:t>
      </w:r>
      <w:r>
        <w:t>commitment</w:t>
      </w:r>
      <w:r>
        <w:t xml:space="preserve"> </w:t>
      </w:r>
      <w:r>
        <w:t>requested</w:t>
      </w:r>
      <w:r>
        <w:t xml:space="preserve"> </w:t>
      </w:r>
      <w:r>
        <w:t>and</w:t>
      </w:r>
      <w:r>
        <w:t xml:space="preserve"> </w:t>
      </w:r>
      <w:r>
        <w:t>conditioned</w:t>
      </w:r>
      <w:r>
        <w:t xml:space="preserve"> </w:t>
      </w:r>
      <w:r>
        <w:t>further</w:t>
      </w:r>
      <w:r>
        <w:t xml:space="preserve"> </w:t>
      </w:r>
      <w:r>
        <w:t>engagement</w:t>
      </w:r>
      <w:r>
        <w:t xml:space="preserve"> </w:t>
      </w:r>
      <w:r>
        <w:t>on</w:t>
      </w:r>
      <w:r>
        <w:t xml:space="preserve"> </w:t>
      </w:r>
      <w:r>
        <w:t>a</w:t>
      </w:r>
      <w:r>
        <w:t xml:space="preserve"> </w:t>
      </w:r>
      <w:r>
        <w:t>capital</w:t>
      </w:r>
      <w:r>
        <w:t xml:space="preserve"> </w:t>
      </w:r>
      <w:r>
        <w:t>contribution</w:t>
      </w:r>
      <w:r>
        <w:t xml:space="preserve"> </w:t>
      </w:r>
      <w:r>
        <w:t>by</w:t>
      </w:r>
      <w:r>
        <w:t xml:space="preserve"> </w:t>
      </w:r>
      <w:r>
        <w:t>Power</w:t>
      </w:r>
      <w:r>
        <w:t xml:space="preserve"> </w:t>
      </w:r>
      <w:r>
        <w:t>Wood</w:t>
      </w:r>
      <w:r>
        <w:t xml:space="preserve"> </w:t>
      </w:r>
      <w:r>
        <w:t>(</w:t>
      </w:r>
      <w:r>
        <w:t>estimated</w:t>
      </w:r>
      <w:r>
        <w:t xml:space="preserve"> </w:t>
      </w:r>
      <w:r>
        <w:t>at</w:t>
      </w:r>
      <w:r>
        <w:t xml:space="preserve"> </w:t>
      </w:r>
      <w:r>
        <w:t>approximately</w:t>
      </w:r>
      <w:r>
        <w:t xml:space="preserve"> </w:t>
      </w:r>
      <w:r>
        <w:t>$</w:t>
      </w:r>
      <w:r>
        <w:t>53</w:t>
      </w:r>
      <w:r>
        <w:t xml:space="preserve"> </w:t>
      </w:r>
      <w:r>
        <w:t>million</w:t>
      </w:r>
      <w:r>
        <w:t>)</w:t>
      </w:r>
      <w:r>
        <w:t xml:space="preserve"> </w:t>
      </w:r>
      <w:r>
        <w:t>toward</w:t>
      </w:r>
      <w:r>
        <w:t xml:space="preserve"> </w:t>
      </w:r>
      <w:del w:id="30" w:author="blackline-tool" w:date="2026-04-13T14:43:10Z">
        <w:r>
          <w:delText>a</w:delText>
        </w:r>
      </w:del>
      <w:ins w:id="31" w:author="blackline-tool" w:date="2026-04-13T14:43:10Z">
        <w:r>
          <w:t>an</w:t>
        </w:r>
      </w:ins>
      <w:r>
        <w:t xml:space="preserve"> </w:t>
      </w:r>
      <w:del w:id="32" w:author="blackline-tool" w:date="2026-04-13T14:43:10Z">
        <w:r>
          <w:delText>proposed</w:delText>
        </w:r>
      </w:del>
      <w:ins w:id="33" w:author="blackline-tool" w:date="2026-04-13T14:43:10Z">
        <w:r>
          <w:t>upgrade</w:t>
        </w:r>
      </w:ins>
      <w:r>
        <w:t xml:space="preserve"> </w:t>
      </w:r>
      <w:del w:id="34" w:author="blackline-tool" w:date="2026-04-13T14:43:10Z">
        <w:r>
          <w:delText>siding</w:delText>
        </w:r>
      </w:del>
      <w:ins w:id="35" w:author="blackline-tool" w:date="2026-04-13T14:43:10Z">
        <w:r>
          <w:t>of</w:t>
        </w:r>
      </w:ins>
      <w:ins w:id="36" w:author="blackline-tool" w:date="2026-04-13T14:43:10Z">
        <w:r>
          <w:t xml:space="preserve"> </w:t>
        </w:r>
      </w:ins>
      <w:ins w:id="37" w:author="blackline-tool" w:date="2026-04-13T14:43:10Z">
        <w:r>
          <w:t>rail</w:t>
        </w:r>
      </w:ins>
      <w:ins w:id="38" w:author="blackline-tool" w:date="2026-04-13T14:43:10Z">
        <w:r>
          <w:t xml:space="preserve"> </w:t>
        </w:r>
      </w:ins>
      <w:ins w:id="39" w:author="blackline-tool" w:date="2026-04-13T14:43:10Z">
        <w:r>
          <w:t>infrastructure</w:t>
        </w:r>
      </w:ins>
      <w:r>
        <w:t xml:space="preserve"> </w:t>
      </w:r>
      <w:r>
        <w:t>at</w:t>
      </w:r>
      <w:r>
        <w:t xml:space="preserve"> </w:t>
      </w:r>
      <w:del w:id="40" w:author="blackline-tool" w:date="2026-04-13T14:43:10Z">
        <w:r>
          <w:delText>Pickardville</w:delText>
        </w:r>
      </w:del>
      <w:ins w:id="41" w:author="blackline-tool" w:date="2026-04-13T14:43:10Z">
        <w:r>
          <w:t>various</w:t>
        </w:r>
      </w:ins>
      <w:ins w:id="42" w:author="blackline-tool" w:date="2026-04-13T14:43:10Z">
        <w:r>
          <w:t xml:space="preserve"> </w:t>
        </w:r>
      </w:ins>
      <w:ins w:id="43" w:author="blackline-tool" w:date="2026-04-13T14:43:10Z">
        <w:r>
          <w:t>locations</w:t>
        </w:r>
      </w:ins>
      <w:ins w:id="44" w:author="blackline-tool" w:date="2026-04-13T14:43:10Z">
        <w:r>
          <w:t xml:space="preserve"> </w:t>
        </w:r>
      </w:ins>
      <w:ins w:id="45" w:author="blackline-tool" w:date="2026-04-13T14:43:10Z">
        <w:r>
          <w:t>including</w:t>
        </w:r>
      </w:ins>
      <w:r>
        <w:t>,</w:t>
      </w:r>
      <w:r>
        <w:t xml:space="preserve"> </w:t>
      </w:r>
      <w:del w:id="46" w:author="blackline-tool" w:date="2026-04-13T14:43:10Z">
        <w:r>
          <w:delText>Alberta</w:delText>
        </w:r>
      </w:del>
      <w:ins w:id="47" w:author="blackline-tool" w:date="2026-04-13T14:43:10Z">
        <w:r>
          <w:t>but</w:t>
        </w:r>
      </w:ins>
      <w:ins w:id="48" w:author="blackline-tool" w:date="2026-04-13T14:43:10Z">
        <w:r>
          <w:t xml:space="preserve"> </w:t>
        </w:r>
      </w:ins>
      <w:ins w:id="49" w:author="blackline-tool" w:date="2026-04-13T14:43:10Z">
        <w:r>
          <w:t>not</w:t>
        </w:r>
      </w:ins>
      <w:ins w:id="50" w:author="blackline-tool" w:date="2026-04-13T14:43:10Z">
        <w:r>
          <w:t xml:space="preserve"> </w:t>
        </w:r>
      </w:ins>
      <w:ins w:id="51" w:author="blackline-tool" w:date="2026-04-13T14:43:10Z">
        <w:r>
          <w:t>limited</w:t>
        </w:r>
      </w:ins>
      <w:ins w:id="52" w:author="blackline-tool" w:date="2026-04-13T14:43:10Z">
        <w:r>
          <w:t xml:space="preserve"> </w:t>
        </w:r>
      </w:ins>
      <w:ins w:id="53" w:author="blackline-tool" w:date="2026-04-13T14:43:10Z">
        <w:r>
          <w:t>to</w:t>
        </w:r>
      </w:ins>
      <w:ins w:id="54" w:author="blackline-tool" w:date="2026-04-13T14:43:10Z">
        <w:r>
          <w:t>,</w:t>
        </w:r>
      </w:ins>
      <w:ins w:id="55" w:author="blackline-tool" w:date="2026-04-13T14:43:10Z">
        <w:r>
          <w:t xml:space="preserve"> </w:t>
        </w:r>
      </w:ins>
      <w:ins w:id="56" w:author="blackline-tool" w:date="2026-04-13T14:43:10Z">
        <w:r>
          <w:t>McLennan</w:t>
        </w:r>
      </w:ins>
      <w:ins w:id="57" w:author="blackline-tool" w:date="2026-04-13T14:43:10Z">
        <w:r>
          <w:t xml:space="preserve"> </w:t>
        </w:r>
      </w:ins>
      <w:ins w:id="58" w:author="blackline-tool" w:date="2026-04-13T14:43:10Z">
        <w:r>
          <w:t>Yard</w:t>
        </w:r>
      </w:ins>
      <w:ins w:id="59" w:author="blackline-tool" w:date="2026-04-13T14:43:10Z">
        <w:r>
          <w:t xml:space="preserve"> </w:t>
        </w:r>
      </w:ins>
      <w:ins w:id="60" w:author="blackline-tool" w:date="2026-04-13T14:43:10Z">
        <w:r>
          <w:t>and</w:t>
        </w:r>
      </w:ins>
      <w:ins w:id="61" w:author="blackline-tool" w:date="2026-04-13T14:43:10Z">
        <w:r>
          <w:t xml:space="preserve"> </w:t>
        </w:r>
      </w:ins>
      <w:ins w:id="62" w:author="blackline-tool" w:date="2026-04-13T14:43:10Z">
        <w:r>
          <w:t>Pickardville</w:t>
        </w:r>
      </w:ins>
      <w:r>
        <w:t xml:space="preserve"> </w:t>
      </w:r>
      <w:r>
        <w:t>(</w:t>
      </w:r>
      <w:r>
        <w:t>the</w:t>
      </w:r>
      <w:r>
        <w:t xml:space="preserve"> </w:t>
      </w:r>
      <w:r>
        <w:t>“</w:t>
      </w:r>
      <w:r>
        <w:t>Pickardville</w:t>
      </w:r>
      <w:r>
        <w:t xml:space="preserve"> </w:t>
      </w:r>
      <w:r>
        <w:t>Demand</w:t>
      </w:r>
      <w:r>
        <w:t>”).</w:t>
      </w:r>
    </w:p>
    <w:p/>
    <w:p>
      <w:r>
        <w:t>2.4</w:t>
      </w:r>
      <w:r>
        <w:tab/>
      </w:r>
      <w:r>
        <w:rPr>
          <w:b/>
        </w:rPr>
        <w:t>CN prior positions incorporated.</w:t>
      </w:r>
      <w:r>
        <w:t xml:space="preserve"> The following positions taken by CN during the 2019–2024 engagement are incorporated into this Framework as the operational spine of the arrangement: (a) a Phase 1 operational level of approximately 20 cars per week (CN’s March 18, 2024 position); (b) the Port of Prince Rupert as destination (CN’s routing recommendation); (c) the design parameters of the High Level unit train loop and transload (CN’s engineering input); and (d) the covered hopper car configuration and Manning Subdivision operating assumptions (CN’s operational input). None of the foregoing is a Power Wood demand on CN.</w:t>
      </w:r>
    </w:p>
    <w:p/>
    <w:p>
      <w:r>
        <w:t>2</w:t>
      </w:r>
      <w:r>
        <w:t>.</w:t>
      </w:r>
      <w:r>
        <w:t>5</w:t>
      </w:r>
      <w:r>
        <w:tab/>
      </w:r>
      <w:r>
        <w:t>Karpo</w:t>
      </w:r>
      <w:r>
        <w:t xml:space="preserve"> </w:t>
      </w:r>
      <w:r>
        <w:t>Report</w:t>
      </w:r>
      <w:r>
        <w:t xml:space="preserve"> </w:t>
      </w:r>
      <w:r>
        <w:t>findings</w:t>
      </w:r>
      <w:r>
        <w:t>.</w:t>
      </w:r>
      <w:r>
        <w:t xml:space="preserve"> </w:t>
      </w:r>
      <w:r>
        <w:t>The</w:t>
      </w:r>
      <w:r>
        <w:t xml:space="preserve"> </w:t>
      </w:r>
      <w:r>
        <w:t>Rail</w:t>
      </w:r>
      <w:r>
        <w:t xml:space="preserve"> </w:t>
      </w:r>
      <w:r>
        <w:t>Expert</w:t>
      </w:r>
      <w:r>
        <w:t xml:space="preserve"> </w:t>
      </w:r>
      <w:r>
        <w:t>Opinion</w:t>
      </w:r>
      <w:r>
        <w:t xml:space="preserve"> </w:t>
      </w:r>
      <w:r>
        <w:t>Report</w:t>
      </w:r>
      <w:r>
        <w:t xml:space="preserve"> </w:t>
      </w:r>
      <w:r>
        <w:t>of</w:t>
      </w:r>
      <w:r>
        <w:t xml:space="preserve"> </w:t>
      </w:r>
      <w:r>
        <w:t>Mr</w:t>
      </w:r>
      <w:r>
        <w:t>.</w:t>
      </w:r>
      <w:r>
        <w:t xml:space="preserve"> </w:t>
      </w:r>
      <w:r>
        <w:t>Greg</w:t>
      </w:r>
      <w:r>
        <w:t xml:space="preserve"> </w:t>
      </w:r>
      <w:r>
        <w:t>Karpo</w:t>
      </w:r>
      <w:r>
        <w:t xml:space="preserve"> </w:t>
      </w:r>
      <w:r>
        <w:t>dated</w:t>
      </w:r>
      <w:r>
        <w:t xml:space="preserve"> </w:t>
      </w:r>
      <w:r>
        <w:t>December</w:t>
      </w:r>
      <w:r>
        <w:t xml:space="preserve"> </w:t>
      </w:r>
      <w:r>
        <w:t>29</w:t>
      </w:r>
      <w:r>
        <w:t>,</w:t>
      </w:r>
      <w:r>
        <w:t xml:space="preserve"> </w:t>
      </w:r>
      <w:r>
        <w:t>2025</w:t>
      </w:r>
      <w:r>
        <w:t xml:space="preserve"> </w:t>
      </w:r>
      <w:r>
        <w:t>(</w:t>
      </w:r>
      <w:r>
        <w:t>the</w:t>
      </w:r>
      <w:r>
        <w:t xml:space="preserve"> </w:t>
      </w:r>
      <w:r>
        <w:t>“</w:t>
      </w:r>
      <w:r>
        <w:t>Karpo</w:t>
      </w:r>
      <w:r>
        <w:t xml:space="preserve"> </w:t>
      </w:r>
      <w:r>
        <w:t>Report</w:t>
      </w:r>
      <w:r>
        <w:t>”),</w:t>
      </w:r>
      <w:r>
        <w:t xml:space="preserve"> </w:t>
      </w:r>
      <w:r>
        <w:t>filed</w:t>
      </w:r>
      <w:r>
        <w:t xml:space="preserve"> </w:t>
      </w:r>
      <w:r>
        <w:t>as</w:t>
      </w:r>
      <w:r>
        <w:t xml:space="preserve"> </w:t>
      </w:r>
      <w:r>
        <w:t>Appendix</w:t>
      </w:r>
      <w:r>
        <w:t xml:space="preserve"> </w:t>
      </w:r>
      <w:r>
        <w:t>A</w:t>
      </w:r>
      <w:r>
        <w:t xml:space="preserve"> </w:t>
      </w:r>
      <w:r>
        <w:t>to</w:t>
      </w:r>
      <w:r>
        <w:t xml:space="preserve"> </w:t>
      </w:r>
      <w:r>
        <w:t>the</w:t>
      </w:r>
      <w:r>
        <w:t xml:space="preserve"> </w:t>
      </w:r>
      <w:r>
        <w:t>Application</w:t>
      </w:r>
      <w:r>
        <w:t>,</w:t>
      </w:r>
      <w:r>
        <w:t xml:space="preserve"> </w:t>
      </w:r>
      <w:r>
        <w:t>establishes</w:t>
      </w:r>
      <w:r>
        <w:t xml:space="preserve"> </w:t>
      </w:r>
      <w:r>
        <w:t>that</w:t>
      </w:r>
      <w:r>
        <w:t xml:space="preserve"> </w:t>
      </w:r>
      <w:r>
        <w:t>the</w:t>
      </w:r>
      <w:r>
        <w:t xml:space="preserve"> </w:t>
      </w:r>
      <w:r>
        <w:t>MKNR</w:t>
      </w:r>
      <w:r>
        <w:t xml:space="preserve"> </w:t>
      </w:r>
      <w:r>
        <w:t>has</w:t>
      </w:r>
      <w:r>
        <w:t xml:space="preserve"> </w:t>
      </w:r>
      <w:r>
        <w:t>sufficient</w:t>
      </w:r>
      <w:r>
        <w:t xml:space="preserve"> </w:t>
      </w:r>
      <w:r>
        <w:t>existing</w:t>
      </w:r>
      <w:r>
        <w:t xml:space="preserve"> </w:t>
      </w:r>
      <w:r>
        <w:t>operational</w:t>
      </w:r>
      <w:r>
        <w:t xml:space="preserve"> </w:t>
      </w:r>
      <w:r>
        <w:t>capacity</w:t>
      </w:r>
      <w:r>
        <w:t xml:space="preserve"> </w:t>
      </w:r>
      <w:r>
        <w:t>to</w:t>
      </w:r>
      <w:r>
        <w:t xml:space="preserve"> </w:t>
      </w:r>
      <w:r>
        <w:t>accommodate</w:t>
      </w:r>
      <w:r>
        <w:t xml:space="preserve"> </w:t>
      </w:r>
      <w:r>
        <w:t>Power</w:t>
      </w:r>
      <w:r>
        <w:t xml:space="preserve"> </w:t>
      </w:r>
      <w:r>
        <w:t>Wood</w:t>
      </w:r>
      <w:r>
        <w:t>’</w:t>
      </w:r>
      <w:r>
        <w:t>s</w:t>
      </w:r>
      <w:r>
        <w:t xml:space="preserve"> </w:t>
      </w:r>
      <w:r>
        <w:t>Phase</w:t>
      </w:r>
      <w:r>
        <w:t xml:space="preserve"> </w:t>
      </w:r>
      <w:r>
        <w:t>2</w:t>
      </w:r>
      <w:r>
        <w:t xml:space="preserve"> </w:t>
      </w:r>
      <w:r>
        <w:t>full</w:t>
      </w:r>
      <w:r>
        <w:t>-</w:t>
      </w:r>
      <w:r>
        <w:t>capacity</w:t>
      </w:r>
      <w:r>
        <w:t xml:space="preserve"> </w:t>
      </w:r>
      <w:r>
        <w:t>service</w:t>
      </w:r>
      <w:r>
        <w:t xml:space="preserve"> </w:t>
      </w:r>
      <w:r>
        <w:t>(</w:t>
      </w:r>
      <w:r>
        <w:t>approximately</w:t>
      </w:r>
      <w:r>
        <w:t xml:space="preserve"> </w:t>
      </w:r>
      <w:r>
        <w:t>36</w:t>
      </w:r>
      <w:r>
        <w:t xml:space="preserve"> </w:t>
      </w:r>
      <w:r>
        <w:t>unit</w:t>
      </w:r>
      <w:r>
        <w:t xml:space="preserve"> </w:t>
      </w:r>
      <w:r>
        <w:t>trains</w:t>
      </w:r>
      <w:r>
        <w:t xml:space="preserve"> </w:t>
      </w:r>
      <w:r>
        <w:t>per</w:t>
      </w:r>
      <w:r>
        <w:t xml:space="preserve"> </w:t>
      </w:r>
      <w:r>
        <w:t>year</w:t>
      </w:r>
      <w:r>
        <w:t>,</w:t>
      </w:r>
      <w:r>
        <w:t xml:space="preserve"> </w:t>
      </w:r>
      <w:r>
        <w:t>an</w:t>
      </w:r>
      <w:r>
        <w:t xml:space="preserve"> </w:t>
      </w:r>
      <w:r>
        <w:t>approximately</w:t>
      </w:r>
      <w:r>
        <w:t xml:space="preserve"> </w:t>
      </w:r>
      <w:r>
        <w:t>3</w:t>
      </w:r>
      <w:r>
        <w:t>.</w:t>
      </w:r>
      <w:r>
        <w:t>8</w:t>
      </w:r>
      <w:r>
        <w:t>%</w:t>
      </w:r>
      <w:r>
        <w:t xml:space="preserve"> </w:t>
      </w:r>
      <w:r>
        <w:t>increase</w:t>
      </w:r>
      <w:r>
        <w:t xml:space="preserve"> </w:t>
      </w:r>
      <w:r>
        <w:t>in</w:t>
      </w:r>
      <w:r>
        <w:t xml:space="preserve"> </w:t>
      </w:r>
      <w:r>
        <w:t>corridor</w:t>
      </w:r>
      <w:r>
        <w:t xml:space="preserve"> </w:t>
      </w:r>
      <w:r>
        <w:t>traffic</w:t>
      </w:r>
      <w:ins w:id="63" w:author="blackline-tool" w:date="2026-04-13T14:43:10Z">
        <w:r>
          <w:t xml:space="preserve"> </w:t>
        </w:r>
      </w:ins>
      <w:ins w:id="64" w:author="blackline-tool" w:date="2026-04-13T14:43:10Z">
        <w:r>
          <w:t>relative</w:t>
        </w:r>
      </w:ins>
      <w:ins w:id="65" w:author="blackline-tool" w:date="2026-04-13T14:43:10Z">
        <w:r>
          <w:t xml:space="preserve"> </w:t>
        </w:r>
      </w:ins>
      <w:ins w:id="66" w:author="blackline-tool" w:date="2026-04-13T14:43:10Z">
        <w:r>
          <w:t>to</w:t>
        </w:r>
      </w:ins>
      <w:ins w:id="67" w:author="blackline-tool" w:date="2026-04-13T14:43:10Z">
        <w:r>
          <w:t xml:space="preserve"> </w:t>
        </w:r>
      </w:ins>
      <w:ins w:id="68" w:author="blackline-tool" w:date="2026-04-13T14:43:10Z">
        <w:r>
          <w:t>2024</w:t>
        </w:r>
      </w:ins>
      <w:ins w:id="69" w:author="blackline-tool" w:date="2026-04-13T14:43:10Z">
        <w:r>
          <w:t xml:space="preserve"> </w:t>
        </w:r>
      </w:ins>
      <w:ins w:id="70" w:author="blackline-tool" w:date="2026-04-13T14:43:10Z">
        <w:r>
          <w:t>traffic</w:t>
        </w:r>
      </w:ins>
      <w:r>
        <w:t>)</w:t>
      </w:r>
      <w:r>
        <w:t xml:space="preserve"> </w:t>
      </w:r>
      <w:r>
        <w:t>with</w:t>
      </w:r>
      <w:r>
        <w:t xml:space="preserve"> </w:t>
      </w:r>
      <w:r>
        <w:t>only</w:t>
      </w:r>
      <w:r>
        <w:t xml:space="preserve"> </w:t>
      </w:r>
      <w:r>
        <w:t>incremental</w:t>
      </w:r>
      <w:r>
        <w:t xml:space="preserve"> </w:t>
      </w:r>
      <w:r>
        <w:t>crew</w:t>
      </w:r>
      <w:r>
        <w:t xml:space="preserve"> </w:t>
      </w:r>
      <w:r>
        <w:t>and</w:t>
      </w:r>
      <w:r>
        <w:t xml:space="preserve"> </w:t>
      </w:r>
      <w:r>
        <w:t>locomotive</w:t>
      </w:r>
      <w:r>
        <w:t xml:space="preserve"> </w:t>
      </w:r>
      <w:r>
        <w:t>positioning</w:t>
      </w:r>
      <w:r>
        <w:t xml:space="preserve"> </w:t>
      </w:r>
      <w:r>
        <w:t>and</w:t>
      </w:r>
      <w:r>
        <w:t xml:space="preserve"> </w:t>
      </w:r>
      <w:r>
        <w:t>without</w:t>
      </w:r>
      <w:r>
        <w:t xml:space="preserve"> </w:t>
      </w:r>
      <w:r>
        <w:t>any</w:t>
      </w:r>
      <w:r>
        <w:t xml:space="preserve"> </w:t>
      </w:r>
      <w:r>
        <w:t>new</w:t>
      </w:r>
      <w:r>
        <w:t xml:space="preserve"> </w:t>
      </w:r>
      <w:r>
        <w:t>siding</w:t>
      </w:r>
      <w:r>
        <w:t xml:space="preserve"> </w:t>
      </w:r>
      <w:r>
        <w:t>or</w:t>
      </w:r>
      <w:r>
        <w:t xml:space="preserve"> </w:t>
      </w:r>
      <w:r>
        <w:t>other</w:t>
      </w:r>
      <w:r>
        <w:t xml:space="preserve"> </w:t>
      </w:r>
      <w:r>
        <w:t>major</w:t>
      </w:r>
      <w:r>
        <w:t xml:space="preserve"> </w:t>
      </w:r>
      <w:r>
        <w:t>capital</w:t>
      </w:r>
      <w:r>
        <w:t xml:space="preserve"> </w:t>
      </w:r>
      <w:r>
        <w:t>upgrade</w:t>
      </w:r>
      <w:r>
        <w:t>.</w:t>
      </w:r>
      <w:r>
        <w:t xml:space="preserve"> </w:t>
      </w:r>
      <w:r>
        <w:t>MKNR</w:t>
      </w:r>
      <w:r>
        <w:t xml:space="preserve"> </w:t>
      </w:r>
      <w:r>
        <w:t>corridor</w:t>
      </w:r>
      <w:r>
        <w:t xml:space="preserve"> </w:t>
      </w:r>
      <w:r>
        <w:t>volumes</w:t>
      </w:r>
      <w:r>
        <w:t xml:space="preserve"> </w:t>
      </w:r>
      <w:r>
        <w:t>have</w:t>
      </w:r>
      <w:r>
        <w:t xml:space="preserve"> </w:t>
      </w:r>
      <w:r>
        <w:t>declined</w:t>
      </w:r>
      <w:r>
        <w:t xml:space="preserve"> </w:t>
      </w:r>
      <w:r>
        <w:t>since</w:t>
      </w:r>
      <w:r>
        <w:t xml:space="preserve"> </w:t>
      </w:r>
      <w:r>
        <w:t>2021</w:t>
      </w:r>
      <w:r>
        <w:t>,</w:t>
      </w:r>
      <w:r>
        <w:t xml:space="preserve"> </w:t>
      </w:r>
      <w:r>
        <w:t>and</w:t>
      </w:r>
      <w:r>
        <w:t xml:space="preserve"> </w:t>
      </w:r>
      <w:r>
        <w:t>the</w:t>
      </w:r>
      <w:r>
        <w:t xml:space="preserve"> </w:t>
      </w:r>
      <w:r>
        <w:t>Phase</w:t>
      </w:r>
      <w:r>
        <w:t xml:space="preserve"> </w:t>
      </w:r>
      <w:r>
        <w:t>2</w:t>
      </w:r>
      <w:r>
        <w:t xml:space="preserve"> </w:t>
      </w:r>
      <w:r>
        <w:t>volume</w:t>
      </w:r>
      <w:r>
        <w:t xml:space="preserve"> </w:t>
      </w:r>
      <w:r>
        <w:t>increase</w:t>
      </w:r>
      <w:r>
        <w:t xml:space="preserve"> </w:t>
      </w:r>
      <w:r>
        <w:t>sits</w:t>
      </w:r>
      <w:r>
        <w:t xml:space="preserve"> </w:t>
      </w:r>
      <w:r>
        <w:t>within</w:t>
      </w:r>
      <w:r>
        <w:t xml:space="preserve"> </w:t>
      </w:r>
      <w:r>
        <w:t>CN</w:t>
      </w:r>
      <w:r>
        <w:t>’</w:t>
      </w:r>
      <w:r>
        <w:t>s</w:t>
      </w:r>
      <w:r>
        <w:t xml:space="preserve"> </w:t>
      </w:r>
      <w:r>
        <w:t>own</w:t>
      </w:r>
      <w:r>
        <w:t xml:space="preserve"> </w:t>
      </w:r>
      <w:r>
        <w:t>stated</w:t>
      </w:r>
      <w:r>
        <w:t xml:space="preserve"> </w:t>
      </w:r>
      <w:r>
        <w:t>corridor</w:t>
      </w:r>
      <w:r>
        <w:t xml:space="preserve"> </w:t>
      </w:r>
      <w:r>
        <w:t>growth</w:t>
      </w:r>
      <w:r>
        <w:t xml:space="preserve"> </w:t>
      </w:r>
      <w:r>
        <w:t>envelope</w:t>
      </w:r>
      <w:r>
        <w:t>.</w:t>
      </w:r>
    </w:p>
    <w:p/>
    <w:p>
      <w:r>
        <w:t>2</w:t>
      </w:r>
      <w:r>
        <w:t>.</w:t>
      </w:r>
      <w:r>
        <w:t>6</w:t>
      </w:r>
      <w:r>
        <w:tab/>
      </w:r>
      <w:r>
        <w:t>Power</w:t>
      </w:r>
      <w:r>
        <w:t xml:space="preserve"> </w:t>
      </w:r>
      <w:r>
        <w:t>Wood</w:t>
      </w:r>
      <w:r>
        <w:t>’</w:t>
      </w:r>
      <w:r>
        <w:t>s</w:t>
      </w:r>
      <w:r>
        <w:t xml:space="preserve"> </w:t>
      </w:r>
      <w:r>
        <w:t>sunk</w:t>
      </w:r>
      <w:r>
        <w:t xml:space="preserve"> </w:t>
      </w:r>
      <w:r>
        <w:t>commitments</w:t>
      </w:r>
      <w:r>
        <w:t>.</w:t>
      </w:r>
      <w:r>
        <w:t xml:space="preserve"> </w:t>
      </w:r>
      <w:r>
        <w:t>Power</w:t>
      </w:r>
      <w:r>
        <w:t xml:space="preserve"> </w:t>
      </w:r>
      <w:r>
        <w:t>Wood</w:t>
      </w:r>
      <w:r>
        <w:t xml:space="preserve"> </w:t>
      </w:r>
      <w:r>
        <w:t>has</w:t>
      </w:r>
      <w:r>
        <w:t xml:space="preserve"> </w:t>
      </w:r>
      <w:r>
        <w:t>incurred</w:t>
      </w:r>
      <w:r>
        <w:t xml:space="preserve"> </w:t>
      </w:r>
      <w:r>
        <w:t>approximately</w:t>
      </w:r>
      <w:r>
        <w:t xml:space="preserve"> </w:t>
      </w:r>
      <w:r>
        <w:t>$</w:t>
      </w:r>
      <w:r>
        <w:t>35</w:t>
      </w:r>
      <w:r>
        <w:t xml:space="preserve"> </w:t>
      </w:r>
      <w:r>
        <w:t>million</w:t>
      </w:r>
      <w:r>
        <w:t xml:space="preserve"> </w:t>
      </w:r>
      <w:r>
        <w:t>in</w:t>
      </w:r>
      <w:r>
        <w:t xml:space="preserve"> </w:t>
      </w:r>
      <w:r>
        <w:t>pre</w:t>
      </w:r>
      <w:r>
        <w:t>-</w:t>
      </w:r>
      <w:r>
        <w:t>construction</w:t>
      </w:r>
      <w:r>
        <w:t xml:space="preserve"> </w:t>
      </w:r>
      <w:r>
        <w:t>expenditures</w:t>
      </w:r>
      <w:r>
        <w:t xml:space="preserve"> </w:t>
      </w:r>
      <w:r>
        <w:t>(</w:t>
      </w:r>
      <w:r>
        <w:t>land</w:t>
      </w:r>
      <w:r>
        <w:t>,</w:t>
      </w:r>
      <w:r>
        <w:t xml:space="preserve"> </w:t>
      </w:r>
      <w:r>
        <w:t>permits</w:t>
      </w:r>
      <w:r>
        <w:t>,</w:t>
      </w:r>
      <w:r>
        <w:t xml:space="preserve"> </w:t>
      </w:r>
      <w:r>
        <w:t>front</w:t>
      </w:r>
      <w:r>
        <w:t>-</w:t>
      </w:r>
      <w:r>
        <w:t>end</w:t>
      </w:r>
      <w:r>
        <w:t xml:space="preserve"> </w:t>
      </w:r>
      <w:r>
        <w:t>engineering</w:t>
      </w:r>
      <w:r>
        <w:t xml:space="preserve"> </w:t>
      </w:r>
      <w:r>
        <w:t>and</w:t>
      </w:r>
      <w:r>
        <w:t xml:space="preserve"> </w:t>
      </w:r>
      <w:r>
        <w:t>design</w:t>
      </w:r>
      <w:r>
        <w:t>,</w:t>
      </w:r>
      <w:r>
        <w:t xml:space="preserve"> </w:t>
      </w:r>
      <w:r>
        <w:t>and</w:t>
      </w:r>
      <w:r>
        <w:t xml:space="preserve"> </w:t>
      </w:r>
      <w:r>
        <w:t>professional</w:t>
      </w:r>
      <w:r>
        <w:t xml:space="preserve"> </w:t>
      </w:r>
      <w:r>
        <w:t>fees</w:t>
      </w:r>
      <w:r>
        <w:t>),</w:t>
      </w:r>
      <w:r>
        <w:t xml:space="preserve"> </w:t>
      </w:r>
      <w:r>
        <w:t>is</w:t>
      </w:r>
      <w:r>
        <w:t xml:space="preserve"> </w:t>
      </w:r>
      <w:r>
        <w:t>approximately</w:t>
      </w:r>
      <w:r>
        <w:t xml:space="preserve"> </w:t>
      </w:r>
      <w:r>
        <w:t>70</w:t>
      </w:r>
      <w:r>
        <w:t>–</w:t>
      </w:r>
      <w:r>
        <w:t>80</w:t>
      </w:r>
      <w:r>
        <w:t>%</w:t>
      </w:r>
      <w:r>
        <w:t xml:space="preserve"> </w:t>
      </w:r>
      <w:r>
        <w:t>through</w:t>
      </w:r>
      <w:r>
        <w:t xml:space="preserve"> </w:t>
      </w:r>
      <w:r>
        <w:t>front</w:t>
      </w:r>
      <w:r>
        <w:t>-</w:t>
      </w:r>
      <w:r>
        <w:t>end</w:t>
      </w:r>
      <w:r>
        <w:t xml:space="preserve"> </w:t>
      </w:r>
      <w:r>
        <w:t>engineering</w:t>
      </w:r>
      <w:r>
        <w:t xml:space="preserve"> </w:t>
      </w:r>
      <w:r>
        <w:t>and</w:t>
      </w:r>
      <w:r>
        <w:t xml:space="preserve"> </w:t>
      </w:r>
      <w:r>
        <w:t>design</w:t>
      </w:r>
      <w:r>
        <w:t xml:space="preserve"> </w:t>
      </w:r>
      <w:r>
        <w:t>with</w:t>
      </w:r>
      <w:r>
        <w:t xml:space="preserve"> </w:t>
      </w:r>
      <w:r>
        <w:t>Valmet</w:t>
      </w:r>
      <w:r>
        <w:t>,</w:t>
      </w:r>
      <w:r>
        <w:t xml:space="preserve"> </w:t>
      </w:r>
      <w:r>
        <w:t>SNC</w:t>
      </w:r>
      <w:r>
        <w:t xml:space="preserve"> </w:t>
      </w:r>
      <w:r>
        <w:t>Lavalin</w:t>
      </w:r>
      <w:r>
        <w:t>/</w:t>
      </w:r>
      <w:r>
        <w:t>AtkinsRealis</w:t>
      </w:r>
      <w:r>
        <w:t>,</w:t>
      </w:r>
      <w:r>
        <w:t xml:space="preserve"> </w:t>
      </w:r>
      <w:r>
        <w:t>and</w:t>
      </w:r>
      <w:r>
        <w:t xml:space="preserve"> </w:t>
      </w:r>
      <w:r>
        <w:t>WB</w:t>
      </w:r>
      <w:r>
        <w:t xml:space="preserve"> </w:t>
      </w:r>
      <w:r>
        <w:t>Melback</w:t>
      </w:r>
      <w:r>
        <w:t>,</w:t>
      </w:r>
      <w:r>
        <w:t xml:space="preserve"> </w:t>
      </w:r>
      <w:r>
        <w:t>holds</w:t>
      </w:r>
      <w:r>
        <w:t xml:space="preserve"> </w:t>
      </w:r>
      <w:ins w:id="71" w:author="blackline-tool" w:date="2026-04-13T14:43:10Z">
        <w:r>
          <w:t>letters</w:t>
        </w:r>
      </w:ins>
      <w:ins w:id="72" w:author="blackline-tool" w:date="2026-04-13T14:43:10Z">
        <w:r>
          <w:t xml:space="preserve"> </w:t>
        </w:r>
      </w:ins>
      <w:ins w:id="73" w:author="blackline-tool" w:date="2026-04-13T14:43:10Z">
        <w:r>
          <w:t>of</w:t>
        </w:r>
      </w:ins>
      <w:ins w:id="74" w:author="blackline-tool" w:date="2026-04-13T14:43:10Z">
        <w:r>
          <w:t xml:space="preserve"> </w:t>
        </w:r>
      </w:ins>
      <w:ins w:id="75" w:author="blackline-tool" w:date="2026-04-13T14:43:10Z">
        <w:r>
          <w:t>intent</w:t>
        </w:r>
      </w:ins>
      <w:ins w:id="76" w:author="blackline-tool" w:date="2026-04-13T14:43:10Z">
        <w:r>
          <w:t xml:space="preserve"> </w:t>
        </w:r>
      </w:ins>
      <w:ins w:id="77" w:author="blackline-tool" w:date="2026-04-13T14:43:10Z">
        <w:r>
          <w:t>for</w:t>
        </w:r>
      </w:ins>
      <w:ins w:id="78" w:author="blackline-tool" w:date="2026-04-13T14:43:10Z">
        <w:r>
          <w:t xml:space="preserve"> </w:t>
        </w:r>
      </w:ins>
      <w:r>
        <w:t>off</w:t>
      </w:r>
      <w:r>
        <w:t>-</w:t>
      </w:r>
      <w:r>
        <w:t>take</w:t>
      </w:r>
      <w:r>
        <w:t xml:space="preserve"> </w:t>
      </w:r>
      <w:r>
        <w:t>arrangements</w:t>
      </w:r>
      <w:r>
        <w:t xml:space="preserve"> </w:t>
      </w:r>
      <w:r>
        <w:t>with</w:t>
      </w:r>
      <w:r>
        <w:t xml:space="preserve"> </w:t>
      </w:r>
      <w:r>
        <w:t>Sumitomo</w:t>
      </w:r>
      <w:r>
        <w:t xml:space="preserve"> </w:t>
      </w:r>
      <w:r>
        <w:t>Corporation</w:t>
      </w:r>
      <w:r>
        <w:t xml:space="preserve"> </w:t>
      </w:r>
      <w:r>
        <w:t>and</w:t>
      </w:r>
      <w:r>
        <w:t xml:space="preserve"> </w:t>
      </w:r>
      <w:r>
        <w:t>additional</w:t>
      </w:r>
      <w:r>
        <w:t xml:space="preserve"> </w:t>
      </w:r>
      <w:r>
        <w:t>Japanese</w:t>
      </w:r>
      <w:r>
        <w:t xml:space="preserve"> </w:t>
      </w:r>
      <w:r>
        <w:t>counterparties</w:t>
      </w:r>
      <w:r>
        <w:t xml:space="preserve"> </w:t>
      </w:r>
      <w:r>
        <w:t>covering</w:t>
      </w:r>
      <w:r>
        <w:t xml:space="preserve"> </w:t>
      </w:r>
      <w:r>
        <w:t>aggregate</w:t>
      </w:r>
      <w:r>
        <w:t xml:space="preserve"> </w:t>
      </w:r>
      <w:r>
        <w:t>committed</w:t>
      </w:r>
      <w:r>
        <w:t xml:space="preserve"> </w:t>
      </w:r>
      <w:r>
        <w:t>volumes</w:t>
      </w:r>
      <w:r>
        <w:t xml:space="preserve"> </w:t>
      </w:r>
      <w:r>
        <w:t>at</w:t>
      </w:r>
      <w:r>
        <w:t xml:space="preserve"> </w:t>
      </w:r>
      <w:r>
        <w:t>or</w:t>
      </w:r>
      <w:r>
        <w:t xml:space="preserve"> </w:t>
      </w:r>
      <w:r>
        <w:t>above</w:t>
      </w:r>
      <w:r>
        <w:t xml:space="preserve"> </w:t>
      </w:r>
      <w:r>
        <w:t>Phase</w:t>
      </w:r>
      <w:r>
        <w:t xml:space="preserve"> </w:t>
      </w:r>
      <w:r>
        <w:t>2</w:t>
      </w:r>
      <w:r>
        <w:t xml:space="preserve"> </w:t>
      </w:r>
      <w:r>
        <w:t>full</w:t>
      </w:r>
      <w:r>
        <w:t xml:space="preserve"> </w:t>
      </w:r>
      <w:r>
        <w:t>capacity</w:t>
      </w:r>
      <w:r>
        <w:t>,</w:t>
      </w:r>
      <w:r>
        <w:t xml:space="preserve"> </w:t>
      </w:r>
      <w:r>
        <w:t>and</w:t>
      </w:r>
      <w:r>
        <w:t xml:space="preserve"> </w:t>
      </w:r>
      <w:r>
        <w:t>has</w:t>
      </w:r>
      <w:r>
        <w:t xml:space="preserve"> </w:t>
      </w:r>
      <w:r>
        <w:t>construction</w:t>
      </w:r>
      <w:r>
        <w:t xml:space="preserve"> </w:t>
      </w:r>
      <w:r>
        <w:t>financing</w:t>
      </w:r>
      <w:r>
        <w:t xml:space="preserve"> </w:t>
      </w:r>
      <w:del w:id="79" w:author="blackline-tool" w:date="2026-04-13T14:43:10Z">
        <w:r>
          <w:delText>committed</w:delText>
        </w:r>
      </w:del>
      <w:del w:id="80" w:author="blackline-tool" w:date="2026-04-13T14:43:10Z">
        <w:r>
          <w:delText xml:space="preserve"> </w:delText>
        </w:r>
      </w:del>
      <w:del w:id="81" w:author="blackline-tool" w:date="2026-04-13T14:43:10Z">
        <w:r>
          <w:delText>in</w:delText>
        </w:r>
      </w:del>
      <w:del w:id="82" w:author="blackline-tool" w:date="2026-04-13T14:43:10Z">
        <w:r>
          <w:delText xml:space="preserve"> </w:delText>
        </w:r>
      </w:del>
      <w:del w:id="83" w:author="blackline-tool" w:date="2026-04-13T14:43:10Z">
        <w:r>
          <w:delText>principle</w:delText>
        </w:r>
      </w:del>
      <w:del w:id="84" w:author="blackline-tool" w:date="2026-04-13T14:43:10Z">
        <w:r>
          <w:delText xml:space="preserve"> </w:delText>
        </w:r>
      </w:del>
      <w:r>
        <w:t>at</w:t>
      </w:r>
      <w:r>
        <w:t xml:space="preserve"> </w:t>
      </w:r>
      <w:r>
        <w:t>approximately</w:t>
      </w:r>
      <w:r>
        <w:t xml:space="preserve"> </w:t>
      </w:r>
      <w:r>
        <w:t>$</w:t>
      </w:r>
      <w:r>
        <w:t>150</w:t>
      </w:r>
      <w:r>
        <w:t xml:space="preserve"> </w:t>
      </w:r>
      <w:r>
        <w:t>million</w:t>
      </w:r>
      <w:ins w:id="85" w:author="blackline-tool" w:date="2026-04-13T14:43:10Z">
        <w:r>
          <w:t xml:space="preserve"> </w:t>
        </w:r>
      </w:ins>
      <w:ins w:id="86" w:author="blackline-tool" w:date="2026-04-13T14:43:10Z">
        <w:r>
          <w:t>under</w:t>
        </w:r>
      </w:ins>
      <w:ins w:id="87" w:author="blackline-tool" w:date="2026-04-13T14:43:10Z">
        <w:r>
          <w:t xml:space="preserve"> </w:t>
        </w:r>
      </w:ins>
      <w:ins w:id="88" w:author="blackline-tool" w:date="2026-04-13T14:43:10Z">
        <w:r>
          <w:t>letters</w:t>
        </w:r>
      </w:ins>
      <w:ins w:id="89" w:author="blackline-tool" w:date="2026-04-13T14:43:10Z">
        <w:r>
          <w:t xml:space="preserve"> </w:t>
        </w:r>
      </w:ins>
      <w:ins w:id="90" w:author="blackline-tool" w:date="2026-04-13T14:43:10Z">
        <w:r>
          <w:t>of</w:t>
        </w:r>
      </w:ins>
      <w:ins w:id="91" w:author="blackline-tool" w:date="2026-04-13T14:43:10Z">
        <w:r>
          <w:t xml:space="preserve"> </w:t>
        </w:r>
      </w:ins>
      <w:ins w:id="92" w:author="blackline-tool" w:date="2026-04-13T14:43:10Z">
        <w:r>
          <w:t>intent</w:t>
        </w:r>
      </w:ins>
      <w:ins w:id="93" w:author="blackline-tool" w:date="2026-04-13T14:43:10Z">
        <w:r>
          <w:t>,</w:t>
        </w:r>
      </w:ins>
      <w:r>
        <w:t xml:space="preserve"> </w:t>
      </w:r>
      <w:r>
        <w:t>subject</w:t>
      </w:r>
      <w:r>
        <w:t xml:space="preserve"> </w:t>
      </w:r>
      <w:r>
        <w:t>to</w:t>
      </w:r>
      <w:r>
        <w:t xml:space="preserve"> </w:t>
      </w:r>
      <w:r>
        <w:t>conditions</w:t>
      </w:r>
      <w:r>
        <w:t xml:space="preserve"> </w:t>
      </w:r>
      <w:r>
        <w:t>precedent</w:t>
      </w:r>
      <w:r>
        <w:t xml:space="preserve"> </w:t>
      </w:r>
      <w:r>
        <w:t>that</w:t>
      </w:r>
      <w:r>
        <w:t xml:space="preserve"> </w:t>
      </w:r>
      <w:r>
        <w:t>include</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p>
    <w:p/>
    <w:p>
      <w:pPr>
        <w:ind w:left="720" w:right="360"/>
      </w:pPr>
      <w:r>
        <w:rPr>
          <w:b/>
          <w:i/>
          <w:highlight w:val="yellow"/>
        </w:rPr>
        <w:t xml:space="preserve">[NTD: </w:t>
      </w:r>
      <w:r>
        <w:rPr>
          <w:i/>
          <w:highlight w:val="yellow"/>
        </w:rPr>
        <w:t>Client to confirm which off-take instruments are binding executed agreements and which remain committed letters of intent, and to provide copies for exhibit review. CN’s Answer at paragraph 49 characterizes all such instruments as non-binding LOIs; that characterization is contested and is to be corrected on the record where factually incorrect. A lender letter confirming that the CN service commitment is a specific condition precedent to Financial Close is to be filed as an exhibit, forthwith if not appended to the Reply.</w:t>
      </w:r>
      <w:r>
        <w:rPr>
          <w:b/>
          <w:i/>
          <w:highlight w:val="yellow"/>
        </w:rPr>
        <w:t>]</w:t>
      </w:r>
    </w:p>
    <w:p/>
    <w:p/>
    <w:p>
      <w:pPr>
        <w:jc w:val="left"/>
      </w:pPr>
      <w:r>
        <w:rPr>
          <w:b/>
        </w:rPr>
        <w:lastRenderedPageBreak/>
        <w:t>3.</w:t>
      </w:r>
      <w:r>
        <w:rPr>
          <w:b/>
        </w:rPr>
        <w:tab/>
        <w:t>CN Service Commitment</w:t>
      </w:r>
    </w:p>
    <w:p/>
    <w:p>
      <w:r>
        <w:t>3.1</w:t>
      </w:r>
      <w:r>
        <w:tab/>
      </w:r>
      <w:r>
        <w:rPr>
          <w:b/>
        </w:rPr>
        <w:t>Core commitment.</w:t>
      </w:r>
      <w:r>
        <w:t xml:space="preserve"> CN will, during the Service Period, furnish adequate and suitable accommodation for the receiving, loading, carriage, and delivery of the Traffic in covered hopper cars of minimum 4,850 cubic feet capacity from the High Level transload to the Port of Prince Rupert, in accordance with ss. 113–114 CTA, the Volume Schedule in paragraph 3.2, and the Service Reliability KPIs in paragraph 3.4.</w:t>
      </w:r>
    </w:p>
    <w:p/>
    <w:p>
      <w:r>
        <w:t>3.2</w:t>
      </w:r>
      <w:r>
        <w:tab/>
      </w:r>
      <w:r>
        <w:rPr>
          <w:b/>
        </w:rPr>
        <w:t>Volume Schedule.</w:t>
      </w:r>
      <w:r>
        <w:t xml:space="preserve"> Commencing on the Commencement Date, CN will accommodate the Traffic on the following phased basis:</w:t>
      </w:r>
    </w:p>
    <w:p/>
    <w:p>
      <w:pPr>
        <w:ind w:left="720"/>
      </w:pPr>
      <w:r>
        <w:t>(</w:t>
      </w:r>
      <w:r>
        <w:t>a</w:t>
      </w:r>
      <w:r>
        <w:t>)</w:t>
      </w:r>
      <w:r>
        <w:tab/>
      </w:r>
      <w:r>
        <w:t>Commissioning</w:t>
      </w:r>
      <w:r>
        <w:t xml:space="preserve"> </w:t>
      </w:r>
      <w:r>
        <w:t>Period</w:t>
      </w:r>
      <w:r>
        <w:t xml:space="preserve"> </w:t>
      </w:r>
      <w:r>
        <w:t>(</w:t>
      </w:r>
      <w:r>
        <w:t>Months</w:t>
      </w:r>
      <w:r>
        <w:t xml:space="preserve"> </w:t>
      </w:r>
      <w:r>
        <w:t>1</w:t>
      </w:r>
      <w:r>
        <w:t>–</w:t>
      </w:r>
      <w:r>
        <w:t>3</w:t>
      </w:r>
      <w:r>
        <w:t>):</w:t>
      </w:r>
      <w:r>
        <w:t xml:space="preserve"> </w:t>
      </w:r>
      <w:r>
        <w:t>approximately</w:t>
      </w:r>
      <w:r>
        <w:t xml:space="preserve"> </w:t>
      </w:r>
      <w:r>
        <w:t>10</w:t>
      </w:r>
      <w:r>
        <w:t xml:space="preserve"> </w:t>
      </w:r>
      <w:r>
        <w:t>cars</w:t>
      </w:r>
      <w:r>
        <w:t xml:space="preserve"> </w:t>
      </w:r>
      <w:r>
        <w:t>per</w:t>
      </w:r>
      <w:r>
        <w:t xml:space="preserve"> </w:t>
      </w:r>
      <w:r>
        <w:t>week</w:t>
      </w:r>
      <w:ins w:id="94" w:author="blackline-tool" w:date="2026-04-13T14:43:10Z">
        <w:r>
          <w:t>,</w:t>
        </w:r>
      </w:ins>
      <w:ins w:id="95" w:author="blackline-tool" w:date="2026-04-13T14:43:10Z">
        <w:r>
          <w:t xml:space="preserve"> </w:t>
        </w:r>
      </w:ins>
      <w:ins w:id="96" w:author="blackline-tool" w:date="2026-04-13T14:43:10Z">
        <w:r>
          <w:t>operated</w:t>
        </w:r>
      </w:ins>
      <w:ins w:id="97" w:author="blackline-tool" w:date="2026-04-13T14:43:10Z">
        <w:r>
          <w:t xml:space="preserve"> </w:t>
        </w:r>
      </w:ins>
      <w:ins w:id="98" w:author="blackline-tool" w:date="2026-04-13T14:43:10Z">
        <w:r>
          <w:t>as</w:t>
        </w:r>
      </w:ins>
      <w:ins w:id="99" w:author="blackline-tool" w:date="2026-04-13T14:43:10Z">
        <w:r>
          <w:t xml:space="preserve"> </w:t>
        </w:r>
      </w:ins>
      <w:ins w:id="100" w:author="blackline-tool" w:date="2026-04-13T14:43:10Z">
        <w:r>
          <w:t>partial</w:t>
        </w:r>
      </w:ins>
      <w:ins w:id="101" w:author="blackline-tool" w:date="2026-04-13T14:43:10Z">
        <w:r>
          <w:t xml:space="preserve"> </w:t>
        </w:r>
      </w:ins>
      <w:ins w:id="102" w:author="blackline-tool" w:date="2026-04-13T14:43:10Z">
        <w:r>
          <w:t>train</w:t>
        </w:r>
      </w:ins>
      <w:ins w:id="103" w:author="blackline-tool" w:date="2026-04-13T14:43:10Z">
        <w:r>
          <w:t xml:space="preserve"> </w:t>
        </w:r>
      </w:ins>
      <w:ins w:id="104" w:author="blackline-tool" w:date="2026-04-13T14:43:10Z">
        <w:r>
          <w:t>sets</w:t>
        </w:r>
      </w:ins>
      <w:ins w:id="105" w:author="blackline-tool" w:date="2026-04-13T14:43:10Z">
        <w:r>
          <w:t xml:space="preserve"> </w:t>
        </w:r>
      </w:ins>
      <w:ins w:id="106" w:author="blackline-tool" w:date="2026-04-13T14:43:10Z">
        <w:r>
          <w:t>by</w:t>
        </w:r>
      </w:ins>
      <w:ins w:id="107" w:author="blackline-tool" w:date="2026-04-13T14:43:10Z">
        <w:r>
          <w:t xml:space="preserve"> </w:t>
        </w:r>
      </w:ins>
      <w:ins w:id="108" w:author="blackline-tool" w:date="2026-04-13T14:43:10Z">
        <w:r>
          <w:t>accommodation</w:t>
        </w:r>
      </w:ins>
      <w:ins w:id="109" w:author="blackline-tool" w:date="2026-04-13T14:43:10Z">
        <w:r>
          <w:t xml:space="preserve"> </w:t>
        </w:r>
      </w:ins>
      <w:ins w:id="110" w:author="blackline-tool" w:date="2026-04-13T14:43:10Z">
        <w:r>
          <w:t>of</w:t>
        </w:r>
      </w:ins>
      <w:ins w:id="111" w:author="blackline-tool" w:date="2026-04-13T14:43:10Z">
        <w:r>
          <w:t xml:space="preserve"> </w:t>
        </w:r>
      </w:ins>
      <w:ins w:id="112" w:author="blackline-tool" w:date="2026-04-13T14:43:10Z">
        <w:r>
          <w:t>CN</w:t>
        </w:r>
      </w:ins>
      <w:r>
        <w:t>,</w:t>
      </w:r>
      <w:r>
        <w:t xml:space="preserve"> </w:t>
      </w:r>
      <w:r>
        <w:t>with</w:t>
      </w:r>
      <w:r>
        <w:t xml:space="preserve"> </w:t>
      </w:r>
      <w:r>
        <w:t>flexible</w:t>
      </w:r>
      <w:r>
        <w:t xml:space="preserve"> </w:t>
      </w:r>
      <w:r>
        <w:t>scheduling</w:t>
      </w:r>
      <w:r>
        <w:t xml:space="preserve"> </w:t>
      </w:r>
      <w:r>
        <w:t>matched</w:t>
      </w:r>
      <w:r>
        <w:t xml:space="preserve"> </w:t>
      </w:r>
      <w:r>
        <w:t>to</w:t>
      </w:r>
      <w:r>
        <w:t xml:space="preserve"> </w:t>
      </w:r>
      <w:r>
        <w:t>Power</w:t>
      </w:r>
      <w:r>
        <w:t xml:space="preserve"> </w:t>
      </w:r>
      <w:r>
        <w:t>Wood</w:t>
      </w:r>
      <w:r>
        <w:t>’</w:t>
      </w:r>
      <w:r>
        <w:t>s</w:t>
      </w:r>
      <w:r>
        <w:t xml:space="preserve"> </w:t>
      </w:r>
      <w:r>
        <w:t>actual</w:t>
      </w:r>
      <w:r>
        <w:t xml:space="preserve"> </w:t>
      </w:r>
      <w:r>
        <w:t>production</w:t>
      </w:r>
      <w:r>
        <w:t xml:space="preserve"> </w:t>
      </w:r>
      <w:r>
        <w:t>output</w:t>
      </w:r>
      <w:r>
        <w:t>;</w:t>
      </w:r>
      <w:r>
        <w:t xml:space="preserve"> </w:t>
      </w:r>
      <w:r>
        <w:t>KPI</w:t>
      </w:r>
      <w:r>
        <w:t xml:space="preserve"> </w:t>
      </w:r>
      <w:r>
        <w:t>measurement</w:t>
      </w:r>
      <w:r>
        <w:t xml:space="preserve"> </w:t>
      </w:r>
      <w:r>
        <w:t>for</w:t>
      </w:r>
      <w:r>
        <w:t xml:space="preserve"> </w:t>
      </w:r>
      <w:r>
        <w:t>baseline</w:t>
      </w:r>
      <w:r>
        <w:t xml:space="preserve"> </w:t>
      </w:r>
      <w:r>
        <w:t>purposes</w:t>
      </w:r>
      <w:r>
        <w:t xml:space="preserve"> </w:t>
      </w:r>
      <w:r>
        <w:t>only</w:t>
      </w:r>
      <w:r>
        <w:t>.</w:t>
      </w:r>
    </w:p>
    <w:p/>
    <w:p>
      <w:pPr>
        <w:ind w:left="720"/>
      </w:pPr>
      <w:r>
        <w:t>(</w:t>
      </w:r>
      <w:r>
        <w:t>b</w:t>
      </w:r>
      <w:r>
        <w:t>)</w:t>
      </w:r>
      <w:r>
        <w:tab/>
      </w:r>
      <w:r>
        <w:t>Phase</w:t>
      </w:r>
      <w:r>
        <w:t xml:space="preserve"> </w:t>
      </w:r>
      <w:r>
        <w:t>1</w:t>
      </w:r>
      <w:r>
        <w:t xml:space="preserve"> </w:t>
      </w:r>
      <w:r>
        <w:t>(</w:t>
      </w:r>
      <w:r>
        <w:t>Months</w:t>
      </w:r>
      <w:r>
        <w:t xml:space="preserve"> </w:t>
      </w:r>
      <w:r>
        <w:t>4</w:t>
      </w:r>
      <w:r>
        <w:t>–</w:t>
      </w:r>
      <w:r>
        <w:t>24</w:t>
      </w:r>
      <w:r>
        <w:t>):</w:t>
      </w:r>
      <w:r>
        <w:t xml:space="preserve"> </w:t>
      </w:r>
      <w:r>
        <w:t>commencing</w:t>
      </w:r>
      <w:r>
        <w:t xml:space="preserve"> </w:t>
      </w:r>
      <w:r>
        <w:t>at</w:t>
      </w:r>
      <w:r>
        <w:t xml:space="preserve"> </w:t>
      </w:r>
      <w:r>
        <w:t>approximately</w:t>
      </w:r>
      <w:r>
        <w:t xml:space="preserve"> </w:t>
      </w:r>
      <w:del w:id="113" w:author="blackline-tool" w:date="2026-04-13T14:43:10Z">
        <w:r>
          <w:delText>20</w:delText>
        </w:r>
      </w:del>
      <w:ins w:id="114" w:author="blackline-tool" w:date="2026-04-13T14:43:10Z">
        <w:r>
          <w:t>one</w:t>
        </w:r>
      </w:ins>
      <w:r>
        <w:t xml:space="preserve"> </w:t>
      </w:r>
      <w:del w:id="115" w:author="blackline-tool" w:date="2026-04-13T14:43:10Z">
        <w:r>
          <w:delText>cars</w:delText>
        </w:r>
      </w:del>
      <w:ins w:id="116" w:author="blackline-tool" w:date="2026-04-13T14:43:10Z">
        <w:r>
          <w:t>Unit</w:t>
        </w:r>
      </w:ins>
      <w:ins w:id="117" w:author="blackline-tool" w:date="2026-04-13T14:43:10Z">
        <w:r>
          <w:t xml:space="preserve"> </w:t>
        </w:r>
      </w:ins>
      <w:ins w:id="118" w:author="blackline-tool" w:date="2026-04-13T14:43:10Z">
        <w:r>
          <w:t>Train</w:t>
        </w:r>
      </w:ins>
      <w:r>
        <w:t xml:space="preserve"> </w:t>
      </w:r>
      <w:r>
        <w:t>per</w:t>
      </w:r>
      <w:r>
        <w:t xml:space="preserve"> </w:t>
      </w:r>
      <w:del w:id="119" w:author="blackline-tool" w:date="2026-04-13T14:43:10Z">
        <w:r>
          <w:delText>week</w:delText>
        </w:r>
      </w:del>
      <w:del w:id="120" w:author="blackline-tool" w:date="2026-04-13T14:43:10Z">
        <w:r>
          <w:delText xml:space="preserve"> </w:delText>
        </w:r>
      </w:del>
      <w:del w:id="121" w:author="blackline-tool" w:date="2026-04-13T14:43:10Z">
        <w:r>
          <w:delText>(</w:delText>
        </w:r>
      </w:del>
      <w:del w:id="122" w:author="blackline-tool" w:date="2026-04-13T14:43:10Z">
        <w:r>
          <w:delText>reflecting</w:delText>
        </w:r>
      </w:del>
      <w:del w:id="123" w:author="blackline-tool" w:date="2026-04-13T14:43:10Z">
        <w:r>
          <w:delText xml:space="preserve"> </w:delText>
        </w:r>
      </w:del>
      <w:del w:id="124" w:author="blackline-tool" w:date="2026-04-13T14:43:10Z">
        <w:r>
          <w:delText>CN</w:delText>
        </w:r>
      </w:del>
      <w:del w:id="125" w:author="blackline-tool" w:date="2026-04-13T14:43:10Z">
        <w:r>
          <w:delText>’</w:delText>
        </w:r>
      </w:del>
      <w:del w:id="126" w:author="blackline-tool" w:date="2026-04-13T14:43:10Z">
        <w:r>
          <w:delText>s</w:delText>
        </w:r>
      </w:del>
      <w:del w:id="127" w:author="blackline-tool" w:date="2026-04-13T14:43:10Z">
        <w:r>
          <w:delText xml:space="preserve"> </w:delText>
        </w:r>
      </w:del>
      <w:del w:id="128" w:author="blackline-tool" w:date="2026-04-13T14:43:10Z">
        <w:r>
          <w:delText>March</w:delText>
        </w:r>
      </w:del>
      <w:del w:id="129" w:author="blackline-tool" w:date="2026-04-13T14:43:10Z">
        <w:r>
          <w:delText xml:space="preserve"> </w:delText>
        </w:r>
      </w:del>
      <w:del w:id="130" w:author="blackline-tool" w:date="2026-04-13T14:43:10Z">
        <w:r>
          <w:delText>18</w:delText>
        </w:r>
      </w:del>
      <w:del w:id="131" w:author="blackline-tool" w:date="2026-04-13T14:43:10Z">
        <w:r>
          <w:delText>,</w:delText>
        </w:r>
      </w:del>
      <w:del w:id="132" w:author="blackline-tool" w:date="2026-04-13T14:43:10Z">
        <w:r>
          <w:delText xml:space="preserve"> </w:delText>
        </w:r>
      </w:del>
      <w:del w:id="133" w:author="blackline-tool" w:date="2026-04-13T14:43:10Z">
        <w:r>
          <w:delText>2024</w:delText>
        </w:r>
      </w:del>
      <w:del w:id="134" w:author="blackline-tool" w:date="2026-04-13T14:43:10Z">
        <w:r>
          <w:delText xml:space="preserve"> </w:delText>
        </w:r>
      </w:del>
      <w:del w:id="135" w:author="blackline-tool" w:date="2026-04-13T14:43:10Z">
        <w:r>
          <w:delText>position</w:delText>
        </w:r>
      </w:del>
      <w:del w:id="136" w:author="blackline-tool" w:date="2026-04-13T14:43:10Z">
        <w:r>
          <w:delText>)</w:delText>
        </w:r>
      </w:del>
      <w:ins w:id="137" w:author="blackline-tool" w:date="2026-04-13T14:43:10Z">
        <w:r>
          <w:t>month</w:t>
        </w:r>
      </w:ins>
      <w:r>
        <w:t xml:space="preserve"> </w:t>
      </w:r>
      <w:r>
        <w:t>and</w:t>
      </w:r>
      <w:r>
        <w:t xml:space="preserve"> </w:t>
      </w:r>
      <w:r>
        <w:t>ramping</w:t>
      </w:r>
      <w:r>
        <w:t xml:space="preserve"> </w:t>
      </w:r>
      <w:r>
        <w:t>to</w:t>
      </w:r>
      <w:r>
        <w:t xml:space="preserve"> </w:t>
      </w:r>
      <w:r>
        <w:t>approximately</w:t>
      </w:r>
      <w:r>
        <w:t xml:space="preserve"> </w:t>
      </w:r>
      <w:ins w:id="138" w:author="blackline-tool" w:date="2026-04-13T14:43:10Z">
        <w:r>
          <w:t>one</w:t>
        </w:r>
      </w:ins>
      <w:ins w:id="139" w:author="blackline-tool" w:date="2026-04-13T14:43:10Z">
        <w:r>
          <w:t xml:space="preserve"> </w:t>
        </w:r>
      </w:ins>
      <w:ins w:id="140" w:author="blackline-tool" w:date="2026-04-13T14:43:10Z">
        <w:r>
          <w:t>Unit</w:t>
        </w:r>
      </w:ins>
      <w:ins w:id="141" w:author="blackline-tool" w:date="2026-04-13T14:43:10Z">
        <w:r>
          <w:t xml:space="preserve"> </w:t>
        </w:r>
      </w:ins>
      <w:ins w:id="142" w:author="blackline-tool" w:date="2026-04-13T14:43:10Z">
        <w:r>
          <w:t>Train</w:t>
        </w:r>
      </w:ins>
      <w:ins w:id="143" w:author="blackline-tool" w:date="2026-04-13T14:43:10Z">
        <w:r>
          <w:t xml:space="preserve"> </w:t>
        </w:r>
      </w:ins>
      <w:ins w:id="144" w:author="blackline-tool" w:date="2026-04-13T14:43:10Z">
        <w:r>
          <w:t>every</w:t>
        </w:r>
      </w:ins>
      <w:ins w:id="145" w:author="blackline-tool" w:date="2026-04-13T14:43:10Z">
        <w:r>
          <w:t xml:space="preserve"> </w:t>
        </w:r>
      </w:ins>
      <w:r>
        <w:t>40</w:t>
      </w:r>
      <w:r>
        <w:t xml:space="preserve"> </w:t>
      </w:r>
      <w:del w:id="146" w:author="blackline-tool" w:date="2026-04-13T14:43:10Z">
        <w:r>
          <w:delText>cars</w:delText>
        </w:r>
      </w:del>
      <w:del w:id="147" w:author="blackline-tool" w:date="2026-04-13T14:43:10Z">
        <w:r>
          <w:delText xml:space="preserve"> </w:delText>
        </w:r>
      </w:del>
      <w:del w:id="148" w:author="blackline-tool" w:date="2026-04-13T14:43:10Z">
        <w:r>
          <w:delText>per</w:delText>
        </w:r>
      </w:del>
      <w:del w:id="149" w:author="blackline-tool" w:date="2026-04-13T14:43:10Z">
        <w:r>
          <w:delText xml:space="preserve"> </w:delText>
        </w:r>
      </w:del>
      <w:del w:id="150" w:author="blackline-tool" w:date="2026-04-13T14:43:10Z">
        <w:r>
          <w:delText>week</w:delText>
        </w:r>
      </w:del>
      <w:ins w:id="151" w:author="blackline-tool" w:date="2026-04-13T14:43:10Z">
        <w:r>
          <w:t>days</w:t>
        </w:r>
      </w:ins>
      <w:r>
        <w:t xml:space="preserve"> </w:t>
      </w:r>
      <w:r>
        <w:t>by</w:t>
      </w:r>
      <w:r>
        <w:t xml:space="preserve"> </w:t>
      </w:r>
      <w:r>
        <w:t>the</w:t>
      </w:r>
      <w:r>
        <w:t xml:space="preserve"> </w:t>
      </w:r>
      <w:r>
        <w:t>end</w:t>
      </w:r>
      <w:r>
        <w:t xml:space="preserve"> </w:t>
      </w:r>
      <w:r>
        <w:t>of</w:t>
      </w:r>
      <w:r>
        <w:t xml:space="preserve"> </w:t>
      </w:r>
      <w:r>
        <w:t>Month</w:t>
      </w:r>
      <w:r>
        <w:t xml:space="preserve"> </w:t>
      </w:r>
      <w:r>
        <w:t>24</w:t>
      </w:r>
      <w:del w:id="152" w:author="blackline-tool" w:date="2026-04-13T14:43:10Z">
        <w:r>
          <w:delText>.</w:delText>
        </w:r>
      </w:del>
      <w:ins w:id="153" w:author="blackline-tool" w:date="2026-04-13T14:43:10Z">
        <w:r>
          <w:t xml:space="preserve"> </w:t>
        </w:r>
      </w:ins>
      <w:ins w:id="154" w:author="blackline-tool" w:date="2026-04-13T14:43:10Z">
        <w:r>
          <w:t>(</w:t>
        </w:r>
      </w:ins>
      <w:ins w:id="155" w:author="blackline-tool" w:date="2026-04-13T14:43:10Z">
        <w:r>
          <w:t>each</w:t>
        </w:r>
      </w:ins>
      <w:ins w:id="156" w:author="blackline-tool" w:date="2026-04-13T14:43:10Z">
        <w:r>
          <w:t xml:space="preserve"> </w:t>
        </w:r>
      </w:ins>
      <w:ins w:id="157" w:author="blackline-tool" w:date="2026-04-13T14:43:10Z">
        <w:r>
          <w:t>Unit</w:t>
        </w:r>
      </w:ins>
      <w:ins w:id="158" w:author="blackline-tool" w:date="2026-04-13T14:43:10Z">
        <w:r>
          <w:t xml:space="preserve"> </w:t>
        </w:r>
      </w:ins>
      <w:ins w:id="159" w:author="blackline-tool" w:date="2026-04-13T14:43:10Z">
        <w:r>
          <w:t>Train</w:t>
        </w:r>
      </w:ins>
      <w:ins w:id="160" w:author="blackline-tool" w:date="2026-04-13T14:43:10Z">
        <w:r>
          <w:t xml:space="preserve"> </w:t>
        </w:r>
      </w:ins>
      <w:ins w:id="161" w:author="blackline-tool" w:date="2026-04-13T14:43:10Z">
        <w:r>
          <w:t>consisting</w:t>
        </w:r>
      </w:ins>
      <w:ins w:id="162" w:author="blackline-tool" w:date="2026-04-13T14:43:10Z">
        <w:r>
          <w:t xml:space="preserve"> </w:t>
        </w:r>
      </w:ins>
      <w:ins w:id="163" w:author="blackline-tool" w:date="2026-04-13T14:43:10Z">
        <w:r>
          <w:t>of</w:t>
        </w:r>
      </w:ins>
      <w:ins w:id="164" w:author="blackline-tool" w:date="2026-04-13T14:43:10Z">
        <w:r>
          <w:t xml:space="preserve"> </w:t>
        </w:r>
      </w:ins>
      <w:ins w:id="165" w:author="blackline-tool" w:date="2026-04-13T14:43:10Z">
        <w:r>
          <w:t>approximately</w:t>
        </w:r>
      </w:ins>
      <w:ins w:id="166" w:author="blackline-tool" w:date="2026-04-13T14:43:10Z">
        <w:r>
          <w:t xml:space="preserve"> </w:t>
        </w:r>
      </w:ins>
      <w:ins w:id="167" w:author="blackline-tool" w:date="2026-04-13T14:43:10Z">
        <w:r>
          <w:t>105</w:t>
        </w:r>
      </w:ins>
      <w:ins w:id="168" w:author="blackline-tool" w:date="2026-04-13T14:43:10Z">
        <w:r>
          <w:t xml:space="preserve"> </w:t>
        </w:r>
      </w:ins>
      <w:ins w:id="169" w:author="blackline-tool" w:date="2026-04-13T14:43:10Z">
        <w:r>
          <w:t>covered</w:t>
        </w:r>
      </w:ins>
      <w:ins w:id="170" w:author="blackline-tool" w:date="2026-04-13T14:43:10Z">
        <w:r>
          <w:t xml:space="preserve"> </w:t>
        </w:r>
      </w:ins>
      <w:ins w:id="171" w:author="blackline-tool" w:date="2026-04-13T14:43:10Z">
        <w:r>
          <w:t>hopper</w:t>
        </w:r>
      </w:ins>
      <w:ins w:id="172" w:author="blackline-tool" w:date="2026-04-13T14:43:10Z">
        <w:r>
          <w:t xml:space="preserve"> </w:t>
        </w:r>
      </w:ins>
      <w:ins w:id="173" w:author="blackline-tool" w:date="2026-04-13T14:43:10Z">
        <w:r>
          <w:t>cars</w:t>
        </w:r>
      </w:ins>
      <w:ins w:id="174" w:author="blackline-tool" w:date="2026-04-13T14:43:10Z">
        <w:r>
          <w:t>).</w:t>
        </w:r>
      </w:ins>
    </w:p>
    <w:p/>
    <w:p>
      <w:pPr>
        <w:ind w:left="720"/>
      </w:pPr>
      <w:r>
        <w:t>(</w:t>
      </w:r>
      <w:r>
        <w:t>c</w:t>
      </w:r>
      <w:r>
        <w:t>)</w:t>
      </w:r>
      <w:r>
        <w:tab/>
      </w:r>
      <w:r>
        <w:t>Phase</w:t>
      </w:r>
      <w:r>
        <w:t xml:space="preserve"> </w:t>
      </w:r>
      <w:r>
        <w:t>2</w:t>
      </w:r>
      <w:r>
        <w:t xml:space="preserve"> </w:t>
      </w:r>
      <w:r>
        <w:t>(</w:t>
      </w:r>
      <w:r>
        <w:t>Month</w:t>
      </w:r>
      <w:r>
        <w:t xml:space="preserve"> </w:t>
      </w:r>
      <w:r>
        <w:t>25</w:t>
      </w:r>
      <w:r>
        <w:t xml:space="preserve"> </w:t>
      </w:r>
      <w:r>
        <w:t>onwards</w:t>
      </w:r>
      <w:r>
        <w:t>):</w:t>
      </w:r>
      <w:r>
        <w:t xml:space="preserve"> </w:t>
      </w:r>
      <w:r>
        <w:t>approximately</w:t>
      </w:r>
      <w:r>
        <w:t xml:space="preserve"> </w:t>
      </w:r>
      <w:r>
        <w:t>77</w:t>
      </w:r>
      <w:r>
        <w:t xml:space="preserve"> </w:t>
      </w:r>
      <w:del w:id="175" w:author="blackline-tool" w:date="2026-04-13T14:43:10Z">
        <w:r>
          <w:delText>cars</w:delText>
        </w:r>
      </w:del>
      <w:ins w:id="176" w:author="blackline-tool" w:date="2026-04-13T14:43:10Z">
        <w:r>
          <w:t>Unit</w:t>
        </w:r>
      </w:ins>
      <w:ins w:id="177" w:author="blackline-tool" w:date="2026-04-13T14:43:10Z">
        <w:r>
          <w:t xml:space="preserve"> </w:t>
        </w:r>
      </w:ins>
      <w:ins w:id="178" w:author="blackline-tool" w:date="2026-04-13T14:43:10Z">
        <w:r>
          <w:t>Trains</w:t>
        </w:r>
      </w:ins>
      <w:r>
        <w:t xml:space="preserve"> </w:t>
      </w:r>
      <w:r>
        <w:t>per</w:t>
      </w:r>
      <w:r>
        <w:t xml:space="preserve"> </w:t>
      </w:r>
      <w:del w:id="179" w:author="blackline-tool" w:date="2026-04-13T14:43:10Z">
        <w:r>
          <w:delText>week</w:delText>
        </w:r>
      </w:del>
      <w:del w:id="180" w:author="blackline-tool" w:date="2026-04-13T14:43:10Z">
        <w:r>
          <w:delText>,</w:delText>
        </w:r>
      </w:del>
      <w:ins w:id="181" w:author="blackline-tool" w:date="2026-04-13T14:43:10Z">
        <w:r>
          <w:t>year</w:t>
        </w:r>
      </w:ins>
      <w:ins w:id="182" w:author="blackline-tool" w:date="2026-04-13T14:43:10Z">
        <w:r>
          <w:t xml:space="preserve"> </w:t>
        </w:r>
      </w:ins>
      <w:ins w:id="183" w:author="blackline-tool" w:date="2026-04-13T14:43:10Z">
        <w:r>
          <w:t>(</w:t>
        </w:r>
      </w:ins>
      <w:ins w:id="184" w:author="blackline-tool" w:date="2026-04-13T14:43:10Z">
        <w:r>
          <w:t>approximately</w:t>
        </w:r>
      </w:ins>
      <w:ins w:id="185" w:author="blackline-tool" w:date="2026-04-13T14:43:10Z">
        <w:r>
          <w:t xml:space="preserve"> </w:t>
        </w:r>
      </w:ins>
      <w:ins w:id="186" w:author="blackline-tool" w:date="2026-04-13T14:43:10Z">
        <w:r>
          <w:t>one</w:t>
        </w:r>
      </w:ins>
      <w:ins w:id="187" w:author="blackline-tool" w:date="2026-04-13T14:43:10Z">
        <w:r>
          <w:t xml:space="preserve"> </w:t>
        </w:r>
      </w:ins>
      <w:ins w:id="188" w:author="blackline-tool" w:date="2026-04-13T14:43:10Z">
        <w:r>
          <w:t>every</w:t>
        </w:r>
      </w:ins>
      <w:ins w:id="189" w:author="blackline-tool" w:date="2026-04-13T14:43:10Z">
        <w:r>
          <w:t xml:space="preserve"> </w:t>
        </w:r>
      </w:ins>
      <w:ins w:id="190" w:author="blackline-tool" w:date="2026-04-13T14:43:10Z">
        <w:r>
          <w:t>10</w:t>
        </w:r>
      </w:ins>
      <w:ins w:id="191" w:author="blackline-tool" w:date="2026-04-13T14:43:10Z">
        <w:r>
          <w:t xml:space="preserve"> </w:t>
        </w:r>
      </w:ins>
      <w:ins w:id="192" w:author="blackline-tool" w:date="2026-04-13T14:43:10Z">
        <w:r>
          <w:t>days</w:t>
        </w:r>
      </w:ins>
      <w:ins w:id="193" w:author="blackline-tool" w:date="2026-04-13T14:43:10Z">
        <w:r>
          <w:t>),</w:t>
        </w:r>
      </w:ins>
      <w:r>
        <w:t xml:space="preserve"> </w:t>
      </w:r>
      <w:r>
        <w:t>approximately</w:t>
      </w:r>
      <w:r>
        <w:t xml:space="preserve"> </w:t>
      </w:r>
      <w:r>
        <w:t>3</w:t>
      </w:r>
      <w:r>
        <w:t>,</w:t>
      </w:r>
      <w:r>
        <w:t>813</w:t>
      </w:r>
      <w:r>
        <w:t xml:space="preserve"> </w:t>
      </w:r>
      <w:r>
        <w:t>carloads</w:t>
      </w:r>
      <w:r>
        <w:t xml:space="preserve"> </w:t>
      </w:r>
      <w:r>
        <w:t>per</w:t>
      </w:r>
      <w:r>
        <w:t xml:space="preserve"> </w:t>
      </w:r>
      <w:r>
        <w:t>year</w:t>
      </w:r>
      <w:del w:id="194" w:author="blackline-tool" w:date="2026-04-13T14:43:10Z">
        <w:r>
          <w:delText>,</w:delText>
        </w:r>
      </w:del>
      <w:r>
        <w:t xml:space="preserve"> </w:t>
      </w:r>
      <w:del w:id="195" w:author="blackline-tool" w:date="2026-04-13T14:43:10Z">
        <w:r>
          <w:delText>and</w:delText>
        </w:r>
      </w:del>
      <w:ins w:id="196" w:author="blackline-tool" w:date="2026-04-13T14:43:10Z">
        <w:r>
          <w:t>at</w:t>
        </w:r>
      </w:ins>
      <w:r>
        <w:t xml:space="preserve"> </w:t>
      </w:r>
      <w:del w:id="197" w:author="blackline-tool" w:date="2026-04-13T14:43:10Z">
        <w:r>
          <w:delText>approximately</w:delText>
        </w:r>
      </w:del>
      <w:del w:id="198" w:author="blackline-tool" w:date="2026-04-13T14:43:10Z">
        <w:r>
          <w:delText xml:space="preserve"> </w:delText>
        </w:r>
      </w:del>
      <w:del w:id="199" w:author="blackline-tool" w:date="2026-04-13T14:43:10Z">
        <w:r>
          <w:delText>36</w:delText>
        </w:r>
      </w:del>
      <w:del w:id="200" w:author="blackline-tool" w:date="2026-04-13T14:43:10Z">
        <w:r>
          <w:delText xml:space="preserve"> </w:delText>
        </w:r>
      </w:del>
      <w:del w:id="201" w:author="blackline-tool" w:date="2026-04-13T14:43:10Z">
        <w:r>
          <w:delText>Unit</w:delText>
        </w:r>
      </w:del>
      <w:del w:id="202" w:author="blackline-tool" w:date="2026-04-13T14:43:10Z">
        <w:r>
          <w:delText xml:space="preserve"> </w:delText>
        </w:r>
      </w:del>
      <w:del w:id="203" w:author="blackline-tool" w:date="2026-04-13T14:43:10Z">
        <w:r>
          <w:delText>Trains</w:delText>
        </w:r>
      </w:del>
      <w:del w:id="204" w:author="blackline-tool" w:date="2026-04-13T14:43:10Z">
        <w:r>
          <w:delText xml:space="preserve"> </w:delText>
        </w:r>
      </w:del>
      <w:del w:id="205" w:author="blackline-tool" w:date="2026-04-13T14:43:10Z">
        <w:r>
          <w:delText>per</w:delText>
        </w:r>
      </w:del>
      <w:del w:id="206" w:author="blackline-tool" w:date="2026-04-13T14:43:10Z">
        <w:r>
          <w:delText xml:space="preserve"> </w:delText>
        </w:r>
      </w:del>
      <w:del w:id="207" w:author="blackline-tool" w:date="2026-04-13T14:43:10Z">
        <w:r>
          <w:delText>year</w:delText>
        </w:r>
      </w:del>
      <w:del w:id="208" w:author="blackline-tool" w:date="2026-04-13T14:43:10Z">
        <w:r>
          <w:delText xml:space="preserve"> </w:delText>
        </w:r>
      </w:del>
      <w:del w:id="209" w:author="blackline-tool" w:date="2026-04-13T14:43:10Z">
        <w:r>
          <w:delText>(</w:delText>
        </w:r>
      </w:del>
      <w:r>
        <w:t>approximately</w:t>
      </w:r>
      <w:r>
        <w:t xml:space="preserve"> </w:t>
      </w:r>
      <w:r>
        <w:t>105</w:t>
      </w:r>
      <w:r>
        <w:t xml:space="preserve"> </w:t>
      </w:r>
      <w:r>
        <w:t>cars</w:t>
      </w:r>
      <w:r>
        <w:t xml:space="preserve"> </w:t>
      </w:r>
      <w:r>
        <w:t>per</w:t>
      </w:r>
      <w:r>
        <w:t xml:space="preserve"> </w:t>
      </w:r>
      <w:r>
        <w:t>Unit</w:t>
      </w:r>
      <w:r>
        <w:t xml:space="preserve"> </w:t>
      </w:r>
      <w:r>
        <w:t>Train</w:t>
      </w:r>
      <w:del w:id="210" w:author="blackline-tool" w:date="2026-04-13T14:43:10Z">
        <w:r>
          <w:delText>).</w:delText>
        </w:r>
      </w:del>
      <w:ins w:id="211" w:author="blackline-tool" w:date="2026-04-13T14:43:10Z">
        <w:r>
          <w:t>.</w:t>
        </w:r>
      </w:ins>
    </w:p>
    <w:p w14:paraId="3FF210D6" w14:textId="77777777" w:rsidR="00297241" w:rsidRDefault="00000000">
      <w:pPr>
        <w:ind w:left="720"/>
      </w:pPr>
      <w:ins w:id="212" w:author="blackline-tool" w:date="2026-04-13T14:43:10Z">
        <w:r>
          <w:rPr>
            <w:rFonts w:ascii="Times New Roman" w:hAnsi="Times New Roman"/>
            <w:sz w:val="24"/>
            <w:szCs w:val="24"/>
          </w:rPr>
          <w:t xml:space="preserve">For the avoidance of doubt, following the Commissioning Period the Volume Schedule is expressed and measured in Unit Trains; service level adjustments shall be made by changing Unit Train cadence (for example, from one Unit Train per month to one Unit Train every 10 days) and not by tendering partial train sets.</w:t>
        </w:r>
      </w:ins>
    </w:p>
    <w:p/>
    <w:p>
      <w:pPr>
        <w:ind w:left="720" w:right="360"/>
      </w:pPr>
      <w:r>
        <w:rPr>
          <w:b/>
          <w:i/>
          <w:highlight w:val="yellow"/>
        </w:rPr>
        <w:t xml:space="preserve">[NTD: </w:t>
      </w:r>
      <w:r>
        <w:rPr>
          <w:i/>
          <w:highlight w:val="yellow"/>
        </w:rPr>
        <w:t>Confirm whether the Phase 1 to Phase 2 transition is triggered on a time basis, on demonstrated sustained production capability, or both.</w:t>
      </w:r>
      <w:r>
        <w:rPr>
          <w:b/>
          <w:i/>
          <w:highlight w:val="yellow"/>
        </w:rPr>
        <w:t>]</w:t>
      </w:r>
    </w:p>
    <w:p/>
    <w:p>
      <w:r>
        <w:t>3</w:t>
      </w:r>
      <w:r>
        <w:t>.</w:t>
      </w:r>
      <w:r>
        <w:t>3</w:t>
      </w:r>
      <w:r>
        <w:tab/>
      </w:r>
      <w:r>
        <w:t>Car</w:t>
      </w:r>
      <w:r>
        <w:t xml:space="preserve"> </w:t>
      </w:r>
      <w:r>
        <w:t>supply</w:t>
      </w:r>
      <w:r>
        <w:t>.</w:t>
      </w:r>
      <w:del w:id="213" w:author="blackline-tool" w:date="2026-04-13T14:43:10Z">
        <w:r>
          <w:delText xml:space="preserve"> </w:delText>
        </w:r>
      </w:del>
      <w:del w:id="214" w:author="blackline-tool" w:date="2026-04-13T14:43:10Z">
        <w:r>
          <w:delText>Primary</w:delText>
        </w:r>
      </w:del>
      <w:del w:id="215" w:author="blackline-tool" w:date="2026-04-13T14:43:10Z">
        <w:r>
          <w:delText xml:space="preserve"> </w:delText>
        </w:r>
      </w:del>
      <w:del w:id="216" w:author="blackline-tool" w:date="2026-04-13T14:43:10Z">
        <w:r>
          <w:delText>Position</w:delText>
        </w:r>
      </w:del>
      <w:del w:id="217" w:author="blackline-tool" w:date="2026-04-13T14:43:10Z">
        <w:r>
          <w:delText>:</w:delText>
        </w:r>
      </w:del>
      <w:r>
        <w:t xml:space="preserve"> </w:t>
      </w:r>
      <w:r>
        <w:t>CN</w:t>
      </w:r>
      <w:r>
        <w:t xml:space="preserve"> </w:t>
      </w:r>
      <w:r>
        <w:t>will</w:t>
      </w:r>
      <w:r>
        <w:t xml:space="preserve"> </w:t>
      </w:r>
      <w:r>
        <w:t>supply</w:t>
      </w:r>
      <w:r>
        <w:t xml:space="preserve"> </w:t>
      </w:r>
      <w:r>
        <w:t>the</w:t>
      </w:r>
      <w:r>
        <w:t xml:space="preserve"> </w:t>
      </w:r>
      <w:r>
        <w:t>covered</w:t>
      </w:r>
      <w:r>
        <w:t xml:space="preserve"> </w:t>
      </w:r>
      <w:r>
        <w:t>hopper</w:t>
      </w:r>
      <w:r>
        <w:t xml:space="preserve"> </w:t>
      </w:r>
      <w:r>
        <w:t>cars</w:t>
      </w:r>
      <w:r>
        <w:t xml:space="preserve"> </w:t>
      </w:r>
      <w:r>
        <w:t>required</w:t>
      </w:r>
      <w:r>
        <w:t xml:space="preserve"> </w:t>
      </w:r>
      <w:r>
        <w:t>for</w:t>
      </w:r>
      <w:r>
        <w:t xml:space="preserve"> </w:t>
      </w:r>
      <w:r>
        <w:t>the</w:t>
      </w:r>
      <w:r>
        <w:t xml:space="preserve"> </w:t>
      </w:r>
      <w:r>
        <w:t>Traffic</w:t>
      </w:r>
      <w:r>
        <w:t xml:space="preserve"> </w:t>
      </w:r>
      <w:r>
        <w:t>as</w:t>
      </w:r>
      <w:r>
        <w:t xml:space="preserve"> </w:t>
      </w:r>
      <w:r>
        <w:t>part</w:t>
      </w:r>
      <w:r>
        <w:t xml:space="preserve"> </w:t>
      </w:r>
      <w:r>
        <w:t>of</w:t>
      </w:r>
      <w:r>
        <w:t xml:space="preserve"> </w:t>
      </w:r>
      <w:r>
        <w:t>its</w:t>
      </w:r>
      <w:r>
        <w:t xml:space="preserve"> </w:t>
      </w:r>
      <w:r>
        <w:t>service</w:t>
      </w:r>
      <w:r>
        <w:t xml:space="preserve"> </w:t>
      </w:r>
      <w:r>
        <w:t>obligation</w:t>
      </w:r>
      <w:r>
        <w:t>,</w:t>
      </w:r>
      <w:r>
        <w:t xml:space="preserve"> </w:t>
      </w:r>
      <w:r>
        <w:t>with</w:t>
      </w:r>
      <w:r>
        <w:t xml:space="preserve"> </w:t>
      </w:r>
      <w:r>
        <w:t>the</w:t>
      </w:r>
      <w:r>
        <w:t xml:space="preserve"> </w:t>
      </w:r>
      <w:r>
        <w:t>ordinary</w:t>
      </w:r>
      <w:r>
        <w:t xml:space="preserve"> </w:t>
      </w:r>
      <w:r>
        <w:t>capital</w:t>
      </w:r>
      <w:r>
        <w:t xml:space="preserve"> </w:t>
      </w:r>
      <w:r>
        <w:t>and</w:t>
      </w:r>
      <w:r>
        <w:t xml:space="preserve"> </w:t>
      </w:r>
      <w:r>
        <w:t>maintenance</w:t>
      </w:r>
      <w:r>
        <w:t xml:space="preserve"> </w:t>
      </w:r>
      <w:r>
        <w:t>cost</w:t>
      </w:r>
      <w:r>
        <w:t xml:space="preserve"> </w:t>
      </w:r>
      <w:r>
        <w:t>of</w:t>
      </w:r>
      <w:r>
        <w:t xml:space="preserve"> </w:t>
      </w:r>
      <w:r>
        <w:t>the</w:t>
      </w:r>
      <w:r>
        <w:t xml:space="preserve"> </w:t>
      </w:r>
      <w:r>
        <w:t>car</w:t>
      </w:r>
      <w:r>
        <w:t xml:space="preserve"> </w:t>
      </w:r>
      <w:r>
        <w:t>pool</w:t>
      </w:r>
      <w:r>
        <w:t xml:space="preserve"> </w:t>
      </w:r>
      <w:r>
        <w:t>borne</w:t>
      </w:r>
      <w:r>
        <w:t xml:space="preserve"> </w:t>
      </w:r>
      <w:r>
        <w:t>by</w:t>
      </w:r>
      <w:r>
        <w:t xml:space="preserve"> </w:t>
      </w:r>
      <w:r>
        <w:t>CN</w:t>
      </w:r>
      <w:r>
        <w:t xml:space="preserve"> </w:t>
      </w:r>
      <w:r>
        <w:t>and</w:t>
      </w:r>
      <w:r>
        <w:t xml:space="preserve"> </w:t>
      </w:r>
      <w:r>
        <w:t>reflected</w:t>
      </w:r>
      <w:r>
        <w:t xml:space="preserve"> </w:t>
      </w:r>
      <w:r>
        <w:t>in</w:t>
      </w:r>
      <w:r>
        <w:t xml:space="preserve"> </w:t>
      </w:r>
      <w:r>
        <w:t>the</w:t>
      </w:r>
      <w:r>
        <w:t xml:space="preserve"> </w:t>
      </w:r>
      <w:r>
        <w:t>Freight</w:t>
      </w:r>
      <w:r>
        <w:t xml:space="preserve"> </w:t>
      </w:r>
      <w:r>
        <w:t>Rate</w:t>
      </w:r>
      <w:r>
        <w:t>.</w:t>
      </w:r>
      <w:r>
        <w:t xml:space="preserve"> </w:t>
      </w:r>
      <w:r>
        <w:t>CN</w:t>
      </w:r>
      <w:r>
        <w:t xml:space="preserve"> </w:t>
      </w:r>
      <w:r>
        <w:t>will</w:t>
      </w:r>
      <w:r>
        <w:t xml:space="preserve"> </w:t>
      </w:r>
      <w:r>
        <w:t>maintain</w:t>
      </w:r>
      <w:r>
        <w:t xml:space="preserve"> </w:t>
      </w:r>
      <w:r>
        <w:t>a</w:t>
      </w:r>
      <w:r>
        <w:t xml:space="preserve"> </w:t>
      </w:r>
      <w:r>
        <w:t>dedicated</w:t>
      </w:r>
      <w:r>
        <w:t xml:space="preserve"> </w:t>
      </w:r>
      <w:r>
        <w:t>car</w:t>
      </w:r>
      <w:r>
        <w:t xml:space="preserve"> </w:t>
      </w:r>
      <w:r>
        <w:t>pool</w:t>
      </w:r>
      <w:r>
        <w:t xml:space="preserve"> </w:t>
      </w:r>
      <w:r>
        <w:t>sufficient</w:t>
      </w:r>
      <w:r>
        <w:t xml:space="preserve"> </w:t>
      </w:r>
      <w:r>
        <w:t>to</w:t>
      </w:r>
      <w:r>
        <w:t xml:space="preserve"> </w:t>
      </w:r>
      <w:r>
        <w:t>meet</w:t>
      </w:r>
      <w:r>
        <w:t xml:space="preserve"> </w:t>
      </w:r>
      <w:r>
        <w:t>the</w:t>
      </w:r>
      <w:r>
        <w:t xml:space="preserve"> </w:t>
      </w:r>
      <w:r>
        <w:t>Volume</w:t>
      </w:r>
      <w:r>
        <w:t xml:space="preserve"> </w:t>
      </w:r>
      <w:r>
        <w:t>Schedule</w:t>
      </w:r>
      <w:r>
        <w:t xml:space="preserve"> </w:t>
      </w:r>
      <w:r>
        <w:t>at</w:t>
      </w:r>
      <w:r>
        <w:t xml:space="preserve"> </w:t>
      </w:r>
      <w:r>
        <w:t>each</w:t>
      </w:r>
      <w:r>
        <w:t xml:space="preserve"> </w:t>
      </w:r>
      <w:r>
        <w:t>operational</w:t>
      </w:r>
      <w:r>
        <w:t xml:space="preserve"> </w:t>
      </w:r>
      <w:r>
        <w:t>phase</w:t>
      </w:r>
      <w:r>
        <w:t>.</w:t>
      </w:r>
      <w:r>
        <w:t xml:space="preserve"> </w:t>
      </w:r>
      <w:del w:id="218" w:author="blackline-tool" w:date="2026-04-13T14:43:10Z">
        <w:r>
          <w:delText>Alternative</w:delText>
        </w:r>
      </w:del>
      <w:del w:id="219" w:author="blackline-tool" w:date="2026-04-13T14:43:10Z">
        <w:r>
          <w:delText xml:space="preserve"> </w:delText>
        </w:r>
      </w:del>
      <w:del w:id="220" w:author="blackline-tool" w:date="2026-04-13T14:43:10Z">
        <w:r>
          <w:delText>Position</w:delText>
        </w:r>
      </w:del>
      <w:del w:id="221" w:author="blackline-tool" w:date="2026-04-13T14:43:10Z">
        <w:r>
          <w:delText>:</w:delText>
        </w:r>
      </w:del>
      <w:del w:id="222" w:author="blackline-tool" w:date="2026-04-13T14:43:10Z">
        <w:r>
          <w:delText xml:space="preserve"> </w:delText>
        </w:r>
      </w:del>
      <w:del w:id="223" w:author="blackline-tool" w:date="2026-04-13T14:43:10Z">
        <w:r>
          <w:delText>if</w:delText>
        </w:r>
      </w:del>
      <w:del w:id="224" w:author="blackline-tool" w:date="2026-04-13T14:43:10Z">
        <w:r>
          <w:delText xml:space="preserve"> </w:delText>
        </w:r>
      </w:del>
      <w:del w:id="225" w:author="blackline-tool" w:date="2026-04-13T14:43:10Z">
        <w:r>
          <w:delText>the</w:delText>
        </w:r>
      </w:del>
      <w:del w:id="226" w:author="blackline-tool" w:date="2026-04-13T14:43:10Z">
        <w:r>
          <w:delText xml:space="preserve"> </w:delText>
        </w:r>
      </w:del>
      <w:del w:id="227" w:author="blackline-tool" w:date="2026-04-13T14:43:10Z">
        <w:r>
          <w:delText>parties</w:delText>
        </w:r>
      </w:del>
      <w:del w:id="228" w:author="blackline-tool" w:date="2026-04-13T14:43:10Z">
        <w:r>
          <w:delText xml:space="preserve"> </w:delText>
        </w:r>
      </w:del>
      <w:del w:id="229" w:author="blackline-tool" w:date="2026-04-13T14:43:10Z">
        <w:r>
          <w:delText>agree</w:delText>
        </w:r>
      </w:del>
      <w:del w:id="230" w:author="blackline-tool" w:date="2026-04-13T14:43:10Z">
        <w:r>
          <w:delText xml:space="preserve"> </w:delText>
        </w:r>
      </w:del>
      <w:del w:id="231" w:author="blackline-tool" w:date="2026-04-13T14:43:10Z">
        <w:r>
          <w:delText>that</w:delText>
        </w:r>
      </w:del>
      <w:del w:id="232" w:author="blackline-tool" w:date="2026-04-13T14:43:10Z">
        <w:r>
          <w:delText xml:space="preserve"> </w:delText>
        </w:r>
      </w:del>
      <w:del w:id="233" w:author="blackline-tool" w:date="2026-04-13T14:43:10Z">
        <w:r>
          <w:delText>a</w:delText>
        </w:r>
      </w:del>
      <w:del w:id="234" w:author="blackline-tool" w:date="2026-04-13T14:43:10Z">
        <w:r>
          <w:delText xml:space="preserve"> </w:delText>
        </w:r>
      </w:del>
      <w:del w:id="235" w:author="blackline-tool" w:date="2026-04-13T14:43:10Z">
        <w:r>
          <w:delText>private</w:delText>
        </w:r>
      </w:del>
      <w:del w:id="236" w:author="blackline-tool" w:date="2026-04-13T14:43:10Z">
        <w:r>
          <w:delText xml:space="preserve"> </w:delText>
        </w:r>
      </w:del>
      <w:del w:id="237" w:author="blackline-tool" w:date="2026-04-13T14:43:10Z">
        <w:r>
          <w:delText>car</w:delText>
        </w:r>
      </w:del>
      <w:del w:id="238" w:author="blackline-tool" w:date="2026-04-13T14:43:10Z">
        <w:r>
          <w:delText xml:space="preserve"> </w:delText>
        </w:r>
      </w:del>
      <w:del w:id="239" w:author="blackline-tool" w:date="2026-04-13T14:43:10Z">
        <w:r>
          <w:delText>pool</w:delText>
        </w:r>
      </w:del>
      <w:del w:id="240" w:author="blackline-tool" w:date="2026-04-13T14:43:10Z">
        <w:r>
          <w:delText xml:space="preserve"> </w:delText>
        </w:r>
      </w:del>
      <w:del w:id="241" w:author="blackline-tool" w:date="2026-04-13T14:43:10Z">
        <w:r>
          <w:delText>structure</w:delText>
        </w:r>
      </w:del>
      <w:del w:id="242" w:author="blackline-tool" w:date="2026-04-13T14:43:10Z">
        <w:r>
          <w:delText xml:space="preserve"> </w:delText>
        </w:r>
      </w:del>
      <w:del w:id="243" w:author="blackline-tool" w:date="2026-04-13T14:43:10Z">
        <w:r>
          <w:delText>is</w:delText>
        </w:r>
      </w:del>
      <w:del w:id="244" w:author="blackline-tool" w:date="2026-04-13T14:43:10Z">
        <w:r>
          <w:delText xml:space="preserve"> </w:delText>
        </w:r>
      </w:del>
      <w:del w:id="245" w:author="blackline-tool" w:date="2026-04-13T14:43:10Z">
        <w:r>
          <w:delText>commercially</w:delText>
        </w:r>
      </w:del>
      <w:del w:id="246" w:author="blackline-tool" w:date="2026-04-13T14:43:10Z">
        <w:r>
          <w:delText xml:space="preserve"> </w:delText>
        </w:r>
      </w:del>
      <w:del w:id="247" w:author="blackline-tool" w:date="2026-04-13T14:43:10Z">
        <w:r>
          <w:delText>preferable</w:delText>
        </w:r>
      </w:del>
      <w:del w:id="248" w:author="blackline-tool" w:date="2026-04-13T14:43:10Z">
        <w:r>
          <w:delText>,</w:delText>
        </w:r>
      </w:del>
      <w:del w:id="249" w:author="blackline-tool" w:date="2026-04-13T14:43:10Z">
        <w:r>
          <w:delText xml:space="preserve"> </w:delText>
        </w:r>
      </w:del>
      <w:del w:id="250" w:author="blackline-tool" w:date="2026-04-13T14:43:10Z">
        <w:r>
          <w:delText>Power</w:delText>
        </w:r>
      </w:del>
      <w:del w:id="251" w:author="blackline-tool" w:date="2026-04-13T14:43:10Z">
        <w:r>
          <w:delText xml:space="preserve"> </w:delText>
        </w:r>
      </w:del>
      <w:del w:id="252" w:author="blackline-tool" w:date="2026-04-13T14:43:10Z">
        <w:r>
          <w:delText>Wood</w:delText>
        </w:r>
      </w:del>
      <w:del w:id="253" w:author="blackline-tool" w:date="2026-04-13T14:43:10Z">
        <w:r>
          <w:delText xml:space="preserve"> </w:delText>
        </w:r>
      </w:del>
      <w:del w:id="254" w:author="blackline-tool" w:date="2026-04-13T14:43:10Z">
        <w:r>
          <w:delText>will</w:delText>
        </w:r>
      </w:del>
      <w:del w:id="255" w:author="blackline-tool" w:date="2026-04-13T14:43:10Z">
        <w:r>
          <w:delText xml:space="preserve"> </w:delText>
        </w:r>
      </w:del>
      <w:del w:id="256" w:author="blackline-tool" w:date="2026-04-13T14:43:10Z">
        <w:r>
          <w:delText>lease</w:delText>
        </w:r>
      </w:del>
      <w:del w:id="257" w:author="blackline-tool" w:date="2026-04-13T14:43:10Z">
        <w:r>
          <w:delText xml:space="preserve"> </w:delText>
        </w:r>
      </w:del>
      <w:del w:id="258" w:author="blackline-tool" w:date="2026-04-13T14:43:10Z">
        <w:r>
          <w:delText>or</w:delText>
        </w:r>
      </w:del>
      <w:del w:id="259" w:author="blackline-tool" w:date="2026-04-13T14:43:10Z">
        <w:r>
          <w:delText xml:space="preserve"> </w:delText>
        </w:r>
      </w:del>
      <w:del w:id="260" w:author="blackline-tool" w:date="2026-04-13T14:43:10Z">
        <w:r>
          <w:delText>acquire</w:delText>
        </w:r>
      </w:del>
      <w:del w:id="261" w:author="blackline-tool" w:date="2026-04-13T14:43:10Z">
        <w:r>
          <w:delText xml:space="preserve"> </w:delText>
        </w:r>
      </w:del>
      <w:del w:id="262" w:author="blackline-tool" w:date="2026-04-13T14:43:10Z">
        <w:r>
          <w:delText>a</w:delText>
        </w:r>
      </w:del>
      <w:del w:id="263" w:author="blackline-tool" w:date="2026-04-13T14:43:10Z">
        <w:r>
          <w:delText xml:space="preserve"> </w:delText>
        </w:r>
      </w:del>
      <w:del w:id="264" w:author="blackline-tool" w:date="2026-04-13T14:43:10Z">
        <w:r>
          <w:delText>dedicated</w:delText>
        </w:r>
      </w:del>
      <w:del w:id="265" w:author="blackline-tool" w:date="2026-04-13T14:43:10Z">
        <w:r>
          <w:delText xml:space="preserve"> </w:delText>
        </w:r>
      </w:del>
      <w:del w:id="266" w:author="blackline-tool" w:date="2026-04-13T14:43:10Z">
        <w:r>
          <w:delText>fleet</w:delText>
        </w:r>
      </w:del>
      <w:del w:id="267" w:author="blackline-tool" w:date="2026-04-13T14:43:10Z">
        <w:r>
          <w:delText xml:space="preserve"> </w:delText>
        </w:r>
      </w:del>
      <w:del w:id="268" w:author="blackline-tool" w:date="2026-04-13T14:43:10Z">
        <w:r>
          <w:delText>of</w:delText>
        </w:r>
      </w:del>
      <w:del w:id="269" w:author="blackline-tool" w:date="2026-04-13T14:43:10Z">
        <w:r>
          <w:delText xml:space="preserve"> </w:delText>
        </w:r>
      </w:del>
      <w:del w:id="270" w:author="blackline-tool" w:date="2026-04-13T14:43:10Z">
        <w:r>
          <w:delText>covered</w:delText>
        </w:r>
      </w:del>
      <w:del w:id="271" w:author="blackline-tool" w:date="2026-04-13T14:43:10Z">
        <w:r>
          <w:delText xml:space="preserve"> </w:delText>
        </w:r>
      </w:del>
      <w:del w:id="272" w:author="blackline-tool" w:date="2026-04-13T14:43:10Z">
        <w:r>
          <w:delText>hopper</w:delText>
        </w:r>
      </w:del>
      <w:del w:id="273" w:author="blackline-tool" w:date="2026-04-13T14:43:10Z">
        <w:r>
          <w:delText xml:space="preserve"> </w:delText>
        </w:r>
      </w:del>
      <w:del w:id="274" w:author="blackline-tool" w:date="2026-04-13T14:43:10Z">
        <w:r>
          <w:delText>cars</w:delText>
        </w:r>
      </w:del>
      <w:del w:id="275" w:author="blackline-tool" w:date="2026-04-13T14:43:10Z">
        <w:r>
          <w:delText>,</w:delText>
        </w:r>
      </w:del>
      <w:del w:id="276" w:author="blackline-tool" w:date="2026-04-13T14:43:10Z">
        <w:r>
          <w:delText xml:space="preserve"> </w:delText>
        </w:r>
      </w:del>
      <w:del w:id="277" w:author="blackline-tool" w:date="2026-04-13T14:43:10Z">
        <w:r>
          <w:delText>tender</w:delText>
        </w:r>
      </w:del>
      <w:del w:id="278" w:author="blackline-tool" w:date="2026-04-13T14:43:10Z">
        <w:r>
          <w:delText xml:space="preserve"> </w:delText>
        </w:r>
      </w:del>
      <w:del w:id="279" w:author="blackline-tool" w:date="2026-04-13T14:43:10Z">
        <w:r>
          <w:delText>those</w:delText>
        </w:r>
      </w:del>
      <w:del w:id="280" w:author="blackline-tool" w:date="2026-04-13T14:43:10Z">
        <w:r>
          <w:delText xml:space="preserve"> </w:delText>
        </w:r>
      </w:del>
      <w:del w:id="281" w:author="blackline-tool" w:date="2026-04-13T14:43:10Z">
        <w:r>
          <w:delText>cars</w:delText>
        </w:r>
      </w:del>
      <w:del w:id="282" w:author="blackline-tool" w:date="2026-04-13T14:43:10Z">
        <w:r>
          <w:delText xml:space="preserve"> </w:delText>
        </w:r>
      </w:del>
      <w:del w:id="283" w:author="blackline-tool" w:date="2026-04-13T14:43:10Z">
        <w:r>
          <w:delText>to</w:delText>
        </w:r>
      </w:del>
      <w:del w:id="284" w:author="blackline-tool" w:date="2026-04-13T14:43:10Z">
        <w:r>
          <w:delText xml:space="preserve"> </w:delText>
        </w:r>
      </w:del>
      <w:del w:id="285" w:author="blackline-tool" w:date="2026-04-13T14:43:10Z">
        <w:r>
          <w:delText>CN</w:delText>
        </w:r>
      </w:del>
      <w:del w:id="286" w:author="blackline-tool" w:date="2026-04-13T14:43:10Z">
        <w:r>
          <w:delText xml:space="preserve"> </w:delText>
        </w:r>
      </w:del>
      <w:del w:id="287" w:author="blackline-tool" w:date="2026-04-13T14:43:10Z">
        <w:r>
          <w:delText>for</w:delText>
        </w:r>
      </w:del>
      <w:del w:id="288" w:author="blackline-tool" w:date="2026-04-13T14:43:10Z">
        <w:r>
          <w:delText xml:space="preserve"> </w:delText>
        </w:r>
      </w:del>
      <w:del w:id="289" w:author="blackline-tool" w:date="2026-04-13T14:43:10Z">
        <w:r>
          <w:delText>movement</w:delText>
        </w:r>
      </w:del>
      <w:del w:id="290" w:author="blackline-tool" w:date="2026-04-13T14:43:10Z">
        <w:r>
          <w:delText>,</w:delText>
        </w:r>
      </w:del>
      <w:del w:id="291" w:author="blackline-tool" w:date="2026-04-13T14:43:10Z">
        <w:r>
          <w:delText xml:space="preserve"> </w:delText>
        </w:r>
      </w:del>
      <w:del w:id="292" w:author="blackline-tool" w:date="2026-04-13T14:43:10Z">
        <w:r>
          <w:delText>and</w:delText>
        </w:r>
      </w:del>
      <w:del w:id="293" w:author="blackline-tool" w:date="2026-04-13T14:43:10Z">
        <w:r>
          <w:delText xml:space="preserve"> </w:delText>
        </w:r>
      </w:del>
      <w:del w:id="294" w:author="blackline-tool" w:date="2026-04-13T14:43:10Z">
        <w:r>
          <w:delText>pay</w:delText>
        </w:r>
      </w:del>
      <w:del w:id="295" w:author="blackline-tool" w:date="2026-04-13T14:43:10Z">
        <w:r>
          <w:delText xml:space="preserve"> </w:delText>
        </w:r>
      </w:del>
      <w:del w:id="296" w:author="blackline-tool" w:date="2026-04-13T14:43:10Z">
        <w:r>
          <w:delText>a</w:delText>
        </w:r>
      </w:del>
      <w:del w:id="297" w:author="blackline-tool" w:date="2026-04-13T14:43:10Z">
        <w:r>
          <w:delText xml:space="preserve"> </w:delText>
        </w:r>
      </w:del>
      <w:del w:id="298" w:author="blackline-tool" w:date="2026-04-13T14:43:10Z">
        <w:r>
          <w:delText>reduced</w:delText>
        </w:r>
      </w:del>
      <w:del w:id="299" w:author="blackline-tool" w:date="2026-04-13T14:43:10Z">
        <w:r>
          <w:delText xml:space="preserve"> </w:delText>
        </w:r>
      </w:del>
      <w:del w:id="300" w:author="blackline-tool" w:date="2026-04-13T14:43:10Z">
        <w:r>
          <w:delText>Freight</w:delText>
        </w:r>
      </w:del>
      <w:del w:id="301" w:author="blackline-tool" w:date="2026-04-13T14:43:10Z">
        <w:r>
          <w:delText xml:space="preserve"> </w:delText>
        </w:r>
      </w:del>
      <w:del w:id="302" w:author="blackline-tool" w:date="2026-04-13T14:43:10Z">
        <w:r>
          <w:delText>Rate</w:delText>
        </w:r>
      </w:del>
      <w:del w:id="303" w:author="blackline-tool" w:date="2026-04-13T14:43:10Z">
        <w:r>
          <w:delText>.</w:delText>
        </w:r>
      </w:del>
      <w:del w:id="304" w:author="blackline-tool" w:date="2026-04-13T14:43:10Z">
        <w:r>
          <w:delText xml:space="preserve"> </w:delText>
        </w:r>
      </w:del>
      <w:del w:id="305" w:author="blackline-tool" w:date="2026-04-13T14:43:10Z">
        <w:r>
          <w:delText>The</w:delText>
        </w:r>
      </w:del>
      <w:del w:id="306" w:author="blackline-tool" w:date="2026-04-13T14:43:10Z">
        <w:r>
          <w:delText xml:space="preserve"> </w:delText>
        </w:r>
      </w:del>
      <w:del w:id="307" w:author="blackline-tool" w:date="2026-04-13T14:43:10Z">
        <w:r>
          <w:delText>Primary</w:delText>
        </w:r>
      </w:del>
      <w:del w:id="308" w:author="blackline-tool" w:date="2026-04-13T14:43:10Z">
        <w:r>
          <w:delText xml:space="preserve"> </w:delText>
        </w:r>
      </w:del>
      <w:del w:id="309" w:author="blackline-tool" w:date="2026-04-13T14:43:10Z">
        <w:r>
          <w:delText>Position</w:delText>
        </w:r>
      </w:del>
      <w:del w:id="310" w:author="blackline-tool" w:date="2026-04-13T14:43:10Z">
        <w:r>
          <w:delText xml:space="preserve"> </w:delText>
        </w:r>
      </w:del>
      <w:del w:id="311" w:author="blackline-tool" w:date="2026-04-13T14:43:10Z">
        <w:r>
          <w:delText>is</w:delText>
        </w:r>
      </w:del>
      <w:del w:id="312" w:author="blackline-tool" w:date="2026-04-13T14:43:10Z">
        <w:r>
          <w:delText xml:space="preserve"> </w:delText>
        </w:r>
      </w:del>
      <w:del w:id="313" w:author="blackline-tool" w:date="2026-04-13T14:43:10Z">
        <w:r>
          <w:delText>preferred</w:delText>
        </w:r>
      </w:del>
      <w:del w:id="314" w:author="blackline-tool" w:date="2026-04-13T14:43:10Z">
        <w:r>
          <w:delText xml:space="preserve"> </w:delText>
        </w:r>
      </w:del>
      <w:del w:id="315" w:author="blackline-tool" w:date="2026-04-13T14:43:10Z">
        <w:r>
          <w:delText>as</w:delText>
        </w:r>
      </w:del>
      <w:del w:id="316" w:author="blackline-tool" w:date="2026-04-13T14:43:10Z">
        <w:r>
          <w:delText xml:space="preserve"> </w:delText>
        </w:r>
      </w:del>
      <w:del w:id="317" w:author="blackline-tool" w:date="2026-04-13T14:43:10Z">
        <w:r>
          <w:delText>consistent</w:delText>
        </w:r>
      </w:del>
      <w:del w:id="318" w:author="blackline-tool" w:date="2026-04-13T14:43:10Z">
        <w:r>
          <w:delText xml:space="preserve"> </w:delText>
        </w:r>
      </w:del>
      <w:del w:id="319" w:author="blackline-tool" w:date="2026-04-13T14:43:10Z">
        <w:r>
          <w:delText>with</w:delText>
        </w:r>
      </w:del>
      <w:del w:id="320" w:author="blackline-tool" w:date="2026-04-13T14:43:10Z">
        <w:r>
          <w:delText xml:space="preserve"> </w:delText>
        </w:r>
      </w:del>
      <w:del w:id="321" w:author="blackline-tool" w:date="2026-04-13T14:43:10Z">
        <w:r>
          <w:delText>CN</w:delText>
        </w:r>
      </w:del>
      <w:del w:id="322" w:author="blackline-tool" w:date="2026-04-13T14:43:10Z">
        <w:r>
          <w:delText>’</w:delText>
        </w:r>
      </w:del>
      <w:del w:id="323" w:author="blackline-tool" w:date="2026-04-13T14:43:10Z">
        <w:r>
          <w:delText>s</w:delText>
        </w:r>
      </w:del>
      <w:del w:id="324" w:author="blackline-tool" w:date="2026-04-13T14:43:10Z">
        <w:r>
          <w:delText xml:space="preserve"> </w:delText>
        </w:r>
      </w:del>
      <w:del w:id="325" w:author="blackline-tool" w:date="2026-04-13T14:43:10Z">
        <w:r>
          <w:delText>s</w:delText>
        </w:r>
      </w:del>
      <w:del w:id="326" w:author="blackline-tool" w:date="2026-04-13T14:43:10Z">
        <w:r>
          <w:delText>.</w:delText>
        </w:r>
      </w:del>
      <w:del w:id="327" w:author="blackline-tool" w:date="2026-04-13T14:43:10Z">
        <w:r>
          <w:delText xml:space="preserve"> </w:delText>
        </w:r>
      </w:del>
      <w:del w:id="328" w:author="blackline-tool" w:date="2026-04-13T14:43:10Z">
        <w:r>
          <w:delText>113</w:delText>
        </w:r>
      </w:del>
      <w:del w:id="329" w:author="blackline-tool" w:date="2026-04-13T14:43:10Z">
        <w:r>
          <w:delText xml:space="preserve"> </w:delText>
        </w:r>
      </w:del>
      <w:del w:id="330" w:author="blackline-tool" w:date="2026-04-13T14:43:10Z">
        <w:r>
          <w:delText>accommodation</w:delText>
        </w:r>
      </w:del>
      <w:del w:id="331" w:author="blackline-tool" w:date="2026-04-13T14:43:10Z">
        <w:r>
          <w:delText xml:space="preserve"> </w:delText>
        </w:r>
      </w:del>
      <w:del w:id="332" w:author="blackline-tool" w:date="2026-04-13T14:43:10Z">
        <w:r>
          <w:delText>duty</w:delText>
        </w:r>
      </w:del>
      <w:del w:id="333" w:author="blackline-tool" w:date="2026-04-13T14:43:10Z">
        <w:r>
          <w:delText xml:space="preserve"> </w:delText>
        </w:r>
      </w:del>
      <w:del w:id="334" w:author="blackline-tool" w:date="2026-04-13T14:43:10Z">
        <w:r>
          <w:delText>and</w:delText>
        </w:r>
      </w:del>
      <w:del w:id="335" w:author="blackline-tool" w:date="2026-04-13T14:43:10Z">
        <w:r>
          <w:delText xml:space="preserve"> </w:delText>
        </w:r>
      </w:del>
      <w:del w:id="336" w:author="blackline-tool" w:date="2026-04-13T14:43:10Z">
        <w:r>
          <w:delText>as</w:delText>
        </w:r>
      </w:del>
      <w:del w:id="337" w:author="blackline-tool" w:date="2026-04-13T14:43:10Z">
        <w:r>
          <w:delText xml:space="preserve"> </w:delText>
        </w:r>
      </w:del>
      <w:del w:id="338" w:author="blackline-tool" w:date="2026-04-13T14:43:10Z">
        <w:r>
          <w:delText>avoiding</w:delText>
        </w:r>
      </w:del>
      <w:del w:id="339" w:author="blackline-tool" w:date="2026-04-13T14:43:10Z">
        <w:r>
          <w:delText xml:space="preserve"> </w:delText>
        </w:r>
      </w:del>
      <w:del w:id="340" w:author="blackline-tool" w:date="2026-04-13T14:43:10Z">
        <w:r>
          <w:delText>approximately</w:delText>
        </w:r>
      </w:del>
      <w:del w:id="341" w:author="blackline-tool" w:date="2026-04-13T14:43:10Z">
        <w:r>
          <w:delText xml:space="preserve"> </w:delText>
        </w:r>
      </w:del>
      <w:del w:id="342" w:author="blackline-tool" w:date="2026-04-13T14:43:10Z">
        <w:r>
          <w:delText>$</w:delText>
        </w:r>
      </w:del>
      <w:del w:id="343" w:author="blackline-tool" w:date="2026-04-13T14:43:10Z">
        <w:r>
          <w:delText>40</w:delText>
        </w:r>
      </w:del>
      <w:del w:id="344" w:author="blackline-tool" w:date="2026-04-13T14:43:10Z">
        <w:r>
          <w:delText>–</w:delText>
        </w:r>
      </w:del>
      <w:del w:id="345" w:author="blackline-tool" w:date="2026-04-13T14:43:10Z">
        <w:r>
          <w:delText>60</w:delText>
        </w:r>
      </w:del>
      <w:del w:id="346" w:author="blackline-tool" w:date="2026-04-13T14:43:10Z">
        <w:r>
          <w:delText xml:space="preserve"> </w:delText>
        </w:r>
      </w:del>
      <w:del w:id="347" w:author="blackline-tool" w:date="2026-04-13T14:43:10Z">
        <w:r>
          <w:delText>million</w:delText>
        </w:r>
      </w:del>
      <w:del w:id="348" w:author="blackline-tool" w:date="2026-04-13T14:43:10Z">
        <w:r>
          <w:delText xml:space="preserve"> </w:delText>
        </w:r>
      </w:del>
      <w:del w:id="349" w:author="blackline-tool" w:date="2026-04-13T14:43:10Z">
        <w:r>
          <w:delText>of</w:delText>
        </w:r>
      </w:del>
      <w:del w:id="350" w:author="blackline-tool" w:date="2026-04-13T14:43:10Z">
        <w:r>
          <w:delText xml:space="preserve"> </w:delText>
        </w:r>
      </w:del>
      <w:del w:id="351" w:author="blackline-tool" w:date="2026-04-13T14:43:10Z">
        <w:r>
          <w:delText>additional</w:delText>
        </w:r>
      </w:del>
      <w:del w:id="352" w:author="blackline-tool" w:date="2026-04-13T14:43:10Z">
        <w:r>
          <w:delText xml:space="preserve"> </w:delText>
        </w:r>
      </w:del>
      <w:del w:id="353" w:author="blackline-tool" w:date="2026-04-13T14:43:10Z">
        <w:r>
          <w:delText>capital</w:delText>
        </w:r>
      </w:del>
      <w:del w:id="354" w:author="blackline-tool" w:date="2026-04-13T14:43:10Z">
        <w:r>
          <w:delText xml:space="preserve"> </w:delText>
        </w:r>
      </w:del>
      <w:del w:id="355" w:author="blackline-tool" w:date="2026-04-13T14:43:10Z">
        <w:r>
          <w:delText>cost</w:delText>
        </w:r>
      </w:del>
      <w:del w:id="356" w:author="blackline-tool" w:date="2026-04-13T14:43:10Z">
        <w:r>
          <w:delText xml:space="preserve"> </w:delText>
        </w:r>
      </w:del>
      <w:del w:id="357" w:author="blackline-tool" w:date="2026-04-13T14:43:10Z">
        <w:r>
          <w:delText>on</w:delText>
        </w:r>
      </w:del>
      <w:del w:id="358" w:author="blackline-tool" w:date="2026-04-13T14:43:10Z">
        <w:r>
          <w:delText xml:space="preserve"> </w:delText>
        </w:r>
      </w:del>
      <w:del w:id="359" w:author="blackline-tool" w:date="2026-04-13T14:43:10Z">
        <w:r>
          <w:delText>Power</w:delText>
        </w:r>
      </w:del>
      <w:del w:id="360" w:author="blackline-tool" w:date="2026-04-13T14:43:10Z">
        <w:r>
          <w:delText xml:space="preserve"> </w:delText>
        </w:r>
      </w:del>
      <w:del w:id="361" w:author="blackline-tool" w:date="2026-04-13T14:43:10Z">
        <w:r>
          <w:delText>Wood</w:delText>
        </w:r>
      </w:del>
      <w:del w:id="362" w:author="blackline-tool" w:date="2026-04-13T14:43:10Z">
        <w:r>
          <w:delText>.</w:delText>
        </w:r>
      </w:del>
    </w:p>
    <w:p/>
    <w:p>
      <w:r>
        <w:t>3.4</w:t>
      </w:r>
      <w:r>
        <w:tab/>
      </w:r>
      <w:r>
        <w:rPr>
          <w:b/>
        </w:rPr>
        <w:t>Service Reliability KPIs.</w:t>
      </w:r>
      <w:r>
        <w:t xml:space="preserve"> CN’s performance will be measured on a rolling quarterly basis (commencing at the end of the Commissioning Period) against the following reciprocal standards:</w:t>
      </w:r>
    </w:p>
    <w:p/>
    <w:p>
      <w:pPr>
        <w:ind w:left="720"/>
      </w:pPr>
      <w:r>
        <w:rPr>
          <w:b/>
        </w:rPr>
        <w:t>(a)</w:t>
      </w:r>
      <w:r>
        <w:rPr>
          <w:b/>
        </w:rPr>
        <w:tab/>
        <w:t>Car placement:</w:t>
      </w:r>
      <w:r>
        <w:t xml:space="preserve"> not less than 95% of ordered cars placed at High Level within the loading window specified in Power Wood’s 30-day confirmed loading notice;</w:t>
      </w:r>
    </w:p>
    <w:p/>
    <w:p>
      <w:pPr>
        <w:ind w:left="720"/>
      </w:pPr>
      <w:r>
        <w:t>(</w:t>
      </w:r>
      <w:r>
        <w:t>b</w:t>
      </w:r>
      <w:r>
        <w:t>)</w:t>
      </w:r>
      <w:r>
        <w:tab/>
      </w:r>
      <w:r>
        <w:t>Transit</w:t>
      </w:r>
      <w:r>
        <w:t xml:space="preserve"> </w:t>
      </w:r>
      <w:r>
        <w:t>time</w:t>
      </w:r>
      <w:r>
        <w:t>:</w:t>
      </w:r>
      <w:r>
        <w:t xml:space="preserve"> </w:t>
      </w:r>
      <w:r>
        <w:t>average</w:t>
      </w:r>
      <w:r>
        <w:t xml:space="preserve"> </w:t>
      </w:r>
      <w:r>
        <w:t>loaded</w:t>
      </w:r>
      <w:r>
        <w:t xml:space="preserve"> </w:t>
      </w:r>
      <w:r>
        <w:t>transit</w:t>
      </w:r>
      <w:r>
        <w:t xml:space="preserve"> </w:t>
      </w:r>
      <w:r>
        <w:t>time</w:t>
      </w:r>
      <w:r>
        <w:t xml:space="preserve"> </w:t>
      </w:r>
      <w:r>
        <w:t>from</w:t>
      </w:r>
      <w:r>
        <w:t xml:space="preserve"> </w:t>
      </w:r>
      <w:r>
        <w:t>High</w:t>
      </w:r>
      <w:r>
        <w:t xml:space="preserve"> </w:t>
      </w:r>
      <w:r>
        <w:t>Level</w:t>
      </w:r>
      <w:r>
        <w:t xml:space="preserve"> </w:t>
      </w:r>
      <w:r>
        <w:t>to</w:t>
      </w:r>
      <w:r>
        <w:t xml:space="preserve"> </w:t>
      </w:r>
      <w:r>
        <w:t>Prince</w:t>
      </w:r>
      <w:r>
        <w:t xml:space="preserve"> </w:t>
      </w:r>
      <w:r>
        <w:t>Rupert</w:t>
      </w:r>
      <w:r>
        <w:t xml:space="preserve"> </w:t>
      </w:r>
      <w:del w:id="363" w:author="blackline-tool" w:date="2026-04-13T14:43:10Z">
        <w:r>
          <w:delText>within</w:delText>
        </w:r>
      </w:del>
      <w:ins w:id="364" w:author="blackline-tool" w:date="2026-04-13T14:43:10Z">
        <w:r>
          <w:t>of</w:t>
        </w:r>
      </w:ins>
      <w:r>
        <w:t xml:space="preserve"> </w:t>
      </w:r>
      <w:del w:id="365" w:author="blackline-tool" w:date="2026-04-13T14:43:10Z">
        <w:r>
          <w:delText>a</w:delText>
        </w:r>
      </w:del>
      <w:ins w:id="366" w:author="blackline-tool" w:date="2026-04-13T14:43:10Z">
        <w:r>
          <w:t>approximately</w:t>
        </w:r>
      </w:ins>
      <w:r>
        <w:t xml:space="preserve"> </w:t>
      </w:r>
      <w:del w:id="367" w:author="blackline-tool" w:date="2026-04-13T14:43:10Z">
        <w:r>
          <w:delText>benchmark</w:delText>
        </w:r>
      </w:del>
      <w:ins w:id="368" w:author="blackline-tool" w:date="2026-04-13T14:43:10Z">
        <w:r>
          <w:t>9</w:t>
        </w:r>
      </w:ins>
      <w:r>
        <w:t xml:space="preserve"> </w:t>
      </w:r>
      <w:del w:id="369" w:author="blackline-tool" w:date="2026-04-13T14:43:10Z">
        <w:r>
          <w:delText>to</w:delText>
        </w:r>
      </w:del>
      <w:ins w:id="370" w:author="blackline-tool" w:date="2026-04-13T14:43:10Z">
        <w:r>
          <w:t>days</w:t>
        </w:r>
      </w:ins>
      <w:r>
        <w:t xml:space="preserve"> </w:t>
      </w:r>
      <w:del w:id="371" w:author="blackline-tool" w:date="2026-04-13T14:43:10Z">
        <w:r>
          <w:delText>be</w:delText>
        </w:r>
      </w:del>
      <w:ins w:id="372" w:author="blackline-tool" w:date="2026-04-13T14:43:10Z">
        <w:r>
          <w:t>per</w:t>
        </w:r>
      </w:ins>
      <w:r>
        <w:t xml:space="preserve"> </w:t>
      </w:r>
      <w:del w:id="373" w:author="blackline-tool" w:date="2026-04-13T14:43:10Z">
        <w:r>
          <w:delText>set</w:delText>
        </w:r>
      </w:del>
      <w:ins w:id="374" w:author="blackline-tool" w:date="2026-04-13T14:43:10Z">
        <w:r>
          <w:t>Unit</w:t>
        </w:r>
      </w:ins>
      <w:r>
        <w:t xml:space="preserve"> </w:t>
      </w:r>
      <w:del w:id="375" w:author="blackline-tool" w:date="2026-04-13T14:43:10Z">
        <w:r>
          <w:delText>in</w:delText>
        </w:r>
      </w:del>
      <w:del w:id="376" w:author="blackline-tool" w:date="2026-04-13T14:43:10Z">
        <w:r>
          <w:delText xml:space="preserve"> </w:delText>
        </w:r>
      </w:del>
      <w:del w:id="377" w:author="blackline-tool" w:date="2026-04-13T14:43:10Z">
        <w:r>
          <w:delText>the</w:delText>
        </w:r>
      </w:del>
      <w:del w:id="378" w:author="blackline-tool" w:date="2026-04-13T14:43:10Z">
        <w:r>
          <w:delText xml:space="preserve"> </w:delText>
        </w:r>
      </w:del>
      <w:del w:id="379" w:author="blackline-tool" w:date="2026-04-13T14:43:10Z">
        <w:r>
          <w:delText>definitive</w:delText>
        </w:r>
      </w:del>
      <w:del w:id="380" w:author="blackline-tool" w:date="2026-04-13T14:43:10Z">
        <w:r>
          <w:delText xml:space="preserve"> </w:delText>
        </w:r>
      </w:del>
      <w:del w:id="381" w:author="blackline-tool" w:date="2026-04-13T14:43:10Z">
        <w:r>
          <w:delText>agreement</w:delText>
        </w:r>
      </w:del>
      <w:ins w:id="382" w:author="blackline-tool" w:date="2026-04-13T14:43:10Z">
        <w:r>
          <w:t>Train</w:t>
        </w:r>
      </w:ins>
      <w:r>
        <w:t xml:space="preserve"> </w:t>
      </w:r>
      <w:r>
        <w:t>[</w:t>
      </w:r>
      <w:r>
        <w:t>NTD</w:t>
      </w:r>
      <w:r>
        <w:t>:</w:t>
      </w:r>
      <w:r>
        <w:t xml:space="preserve"> </w:t>
      </w:r>
      <w:r>
        <w:t>confirm</w:t>
      </w:r>
      <w:r>
        <w:t xml:space="preserve"> </w:t>
      </w:r>
      <w:ins w:id="383" w:author="blackline-tool" w:date="2026-04-13T14:43:10Z">
        <w:r>
          <w:t>tolerance</w:t>
        </w:r>
      </w:ins>
      <w:ins w:id="384" w:author="blackline-tool" w:date="2026-04-13T14:43:10Z">
        <w:r>
          <w:t xml:space="preserve"> </w:t>
        </w:r>
      </w:ins>
      <w:ins w:id="385" w:author="blackline-tool" w:date="2026-04-13T14:43:10Z">
        <w:r>
          <w:t>band</w:t>
        </w:r>
      </w:ins>
      <w:ins w:id="386" w:author="blackline-tool" w:date="2026-04-13T14:43:10Z">
        <w:r>
          <w:t xml:space="preserve"> </w:t>
        </w:r>
      </w:ins>
      <w:r>
        <w:t>with</w:t>
      </w:r>
      <w:r>
        <w:t xml:space="preserve"> </w:t>
      </w:r>
      <w:r>
        <w:t>Greg</w:t>
      </w:r>
      <w:r>
        <w:t xml:space="preserve"> </w:t>
      </w:r>
      <w:r>
        <w:t>Karpo</w:t>
      </w:r>
      <w:del w:id="387" w:author="blackline-tool" w:date="2026-04-13T14:43:10Z">
        <w:r>
          <w:delText xml:space="preserve"> </w:delText>
        </w:r>
      </w:del>
      <w:del w:id="388" w:author="blackline-tool" w:date="2026-04-13T14:43:10Z">
        <w:r>
          <w:delText>—</w:delText>
        </w:r>
      </w:del>
      <w:del w:id="389" w:author="blackline-tool" w:date="2026-04-13T14:43:10Z">
        <w:r>
          <w:delText xml:space="preserve"> </w:delText>
        </w:r>
      </w:del>
      <w:del w:id="390" w:author="blackline-tool" w:date="2026-04-13T14:43:10Z">
        <w:r>
          <w:delText>proposed</w:delText>
        </w:r>
      </w:del>
      <w:del w:id="391" w:author="blackline-tool" w:date="2026-04-13T14:43:10Z">
        <w:r>
          <w:delText xml:space="preserve"> </w:delText>
        </w:r>
      </w:del>
      <w:del w:id="392" w:author="blackline-tool" w:date="2026-04-13T14:43:10Z">
        <w:r>
          <w:delText>96</w:delText>
        </w:r>
      </w:del>
      <w:del w:id="393" w:author="blackline-tool" w:date="2026-04-13T14:43:10Z">
        <w:r>
          <w:delText xml:space="preserve"> </w:delText>
        </w:r>
      </w:del>
      <w:del w:id="394" w:author="blackline-tool" w:date="2026-04-13T14:43:10Z">
        <w:r>
          <w:delText>hours</w:delText>
        </w:r>
      </w:del>
      <w:del w:id="395" w:author="blackline-tool" w:date="2026-04-13T14:43:10Z">
        <w:r>
          <w:delText xml:space="preserve"> </w:delText>
        </w:r>
      </w:del>
      <w:del w:id="396" w:author="blackline-tool" w:date="2026-04-13T14:43:10Z">
        <w:r>
          <w:delText>for</w:delText>
        </w:r>
      </w:del>
      <w:del w:id="397" w:author="blackline-tool" w:date="2026-04-13T14:43:10Z">
        <w:r>
          <w:delText xml:space="preserve"> </w:delText>
        </w:r>
      </w:del>
      <w:del w:id="398" w:author="blackline-tool" w:date="2026-04-13T14:43:10Z">
        <w:r>
          <w:delText>Phase</w:delText>
        </w:r>
      </w:del>
      <w:del w:id="399" w:author="blackline-tool" w:date="2026-04-13T14:43:10Z">
        <w:r>
          <w:delText xml:space="preserve"> </w:delText>
        </w:r>
      </w:del>
      <w:del w:id="400" w:author="blackline-tool" w:date="2026-04-13T14:43:10Z">
        <w:r>
          <w:delText>2</w:delText>
        </w:r>
      </w:del>
      <w:del w:id="401" w:author="blackline-tool" w:date="2026-04-13T14:43:10Z">
        <w:r>
          <w:delText xml:space="preserve"> </w:delText>
        </w:r>
      </w:del>
      <w:del w:id="402" w:author="blackline-tool" w:date="2026-04-13T14:43:10Z">
        <w:r>
          <w:delText>Unit</w:delText>
        </w:r>
      </w:del>
      <w:del w:id="403" w:author="blackline-tool" w:date="2026-04-13T14:43:10Z">
        <w:r>
          <w:delText xml:space="preserve"> </w:delText>
        </w:r>
      </w:del>
      <w:del w:id="404" w:author="blackline-tool" w:date="2026-04-13T14:43:10Z">
        <w:r>
          <w:delText>Trains</w:delText>
        </w:r>
      </w:del>
      <w:r>
        <w:t>];</w:t>
      </w:r>
    </w:p>
    <w:p/>
    <w:p>
      <w:pPr>
        <w:ind w:left="720"/>
      </w:pPr>
      <w:r>
        <w:t>(</w:t>
      </w:r>
      <w:r>
        <w:t>c</w:t>
      </w:r>
      <w:r>
        <w:t>)</w:t>
      </w:r>
      <w:r>
        <w:tab/>
      </w:r>
      <w:r>
        <w:t>Empty</w:t>
      </w:r>
      <w:r>
        <w:t xml:space="preserve"> </w:t>
      </w:r>
      <w:r>
        <w:t>car</w:t>
      </w:r>
      <w:r>
        <w:t xml:space="preserve"> </w:t>
      </w:r>
      <w:r>
        <w:t>return</w:t>
      </w:r>
      <w:r>
        <w:t xml:space="preserve"> </w:t>
      </w:r>
      <w:r>
        <w:t>/</w:t>
      </w:r>
      <w:r>
        <w:t xml:space="preserve"> </w:t>
      </w:r>
      <w:r>
        <w:t>origin</w:t>
      </w:r>
      <w:r>
        <w:t xml:space="preserve"> </w:t>
      </w:r>
      <w:r>
        <w:t>dwell</w:t>
      </w:r>
      <w:r>
        <w:t>:</w:t>
      </w:r>
      <w:r>
        <w:t xml:space="preserve"> </w:t>
      </w:r>
      <w:r>
        <w:t>average</w:t>
      </w:r>
      <w:r>
        <w:t xml:space="preserve"> </w:t>
      </w:r>
      <w:ins w:id="405" w:author="blackline-tool" w:date="2026-04-13T14:43:10Z">
        <w:r>
          <w:t>dwell</w:t>
        </w:r>
      </w:ins>
      <w:ins w:id="406" w:author="blackline-tool" w:date="2026-04-13T14:43:10Z">
        <w:r>
          <w:t xml:space="preserve"> </w:t>
        </w:r>
      </w:ins>
      <w:ins w:id="407" w:author="blackline-tool" w:date="2026-04-13T14:43:10Z">
        <w:r>
          <w:t>of</w:t>
        </w:r>
      </w:ins>
      <w:ins w:id="408" w:author="blackline-tool" w:date="2026-04-13T14:43:10Z">
        <w:r>
          <w:t xml:space="preserve"> </w:t>
        </w:r>
      </w:ins>
      <w:r>
        <w:t>empty</w:t>
      </w:r>
      <w:r>
        <w:t xml:space="preserve"> </w:t>
      </w:r>
      <w:del w:id="409" w:author="blackline-tool" w:date="2026-04-13T14:43:10Z">
        <w:r>
          <w:delText>car</w:delText>
        </w:r>
      </w:del>
      <w:ins w:id="410" w:author="blackline-tool" w:date="2026-04-13T14:43:10Z">
        <w:r>
          <w:t>Unit</w:t>
        </w:r>
      </w:ins>
      <w:r>
        <w:t xml:space="preserve"> </w:t>
      </w:r>
      <w:del w:id="411" w:author="blackline-tool" w:date="2026-04-13T14:43:10Z">
        <w:r>
          <w:delText>return</w:delText>
        </w:r>
      </w:del>
      <w:ins w:id="412" w:author="blackline-tool" w:date="2026-04-13T14:43:10Z">
        <w:r>
          <w:t>Train</w:t>
        </w:r>
      </w:ins>
      <w:r>
        <w:t xml:space="preserve"> </w:t>
      </w:r>
      <w:del w:id="413" w:author="blackline-tool" w:date="2026-04-13T14:43:10Z">
        <w:r>
          <w:delText>and</w:delText>
        </w:r>
      </w:del>
      <w:del w:id="414" w:author="blackline-tool" w:date="2026-04-13T14:43:10Z">
        <w:r>
          <w:delText xml:space="preserve"> </w:delText>
        </w:r>
      </w:del>
      <w:del w:id="415" w:author="blackline-tool" w:date="2026-04-13T14:43:10Z">
        <w:r>
          <w:delText>dwell</w:delText>
        </w:r>
      </w:del>
      <w:ins w:id="416" w:author="blackline-tool" w:date="2026-04-13T14:43:10Z">
        <w:r>
          <w:t>consists</w:t>
        </w:r>
      </w:ins>
      <w:r>
        <w:t xml:space="preserve"> </w:t>
      </w:r>
      <w:r>
        <w:t>at</w:t>
      </w:r>
      <w:r>
        <w:t xml:space="preserve"> </w:t>
      </w:r>
      <w:r>
        <w:t>High</w:t>
      </w:r>
      <w:r>
        <w:t xml:space="preserve"> </w:t>
      </w:r>
      <w:r>
        <w:t>Level</w:t>
      </w:r>
      <w:r>
        <w:t xml:space="preserve"> </w:t>
      </w:r>
      <w:del w:id="417" w:author="blackline-tool" w:date="2026-04-13T14:43:10Z">
        <w:r>
          <w:delText>not</w:delText>
        </w:r>
      </w:del>
      <w:ins w:id="418" w:author="blackline-tool" w:date="2026-04-13T14:43:10Z">
        <w:r>
          <w:t>of</w:t>
        </w:r>
      </w:ins>
      <w:r>
        <w:t xml:space="preserve"> </w:t>
      </w:r>
      <w:del w:id="419" w:author="blackline-tool" w:date="2026-04-13T14:43:10Z">
        <w:r>
          <w:delText>exceeding</w:delText>
        </w:r>
      </w:del>
      <w:ins w:id="420" w:author="blackline-tool" w:date="2026-04-13T14:43:10Z">
        <w:r>
          <w:t>between</w:t>
        </w:r>
      </w:ins>
      <w:ins w:id="421" w:author="blackline-tool" w:date="2026-04-13T14:43:10Z">
        <w:r>
          <w:t xml:space="preserve"> </w:t>
        </w:r>
      </w:ins>
      <w:ins w:id="422" w:author="blackline-tool" w:date="2026-04-13T14:43:10Z">
        <w:r>
          <w:t>72</w:t>
        </w:r>
      </w:ins>
      <w:ins w:id="423" w:author="blackline-tool" w:date="2026-04-13T14:43:10Z">
        <w:r>
          <w:t xml:space="preserve"> </w:t>
        </w:r>
      </w:ins>
      <w:ins w:id="424" w:author="blackline-tool" w:date="2026-04-13T14:43:10Z">
        <w:r>
          <w:t>and</w:t>
        </w:r>
      </w:ins>
      <w:r>
        <w:t xml:space="preserve"> </w:t>
      </w:r>
      <w:r>
        <w:t>48</w:t>
      </w:r>
      <w:r>
        <w:t xml:space="preserve"> </w:t>
      </w:r>
      <w:r>
        <w:t>hours</w:t>
      </w:r>
      <w:r>
        <w:t xml:space="preserve"> </w:t>
      </w:r>
      <w:r>
        <w:t>from</w:t>
      </w:r>
      <w:r>
        <w:t xml:space="preserve"> </w:t>
      </w:r>
      <w:del w:id="425" w:author="blackline-tool" w:date="2026-04-13T14:43:10Z">
        <w:r>
          <w:delText>Power</w:delText>
        </w:r>
      </w:del>
      <w:ins w:id="426" w:author="blackline-tool" w:date="2026-04-13T14:43:10Z">
        <w:r>
          <w:t>placement</w:t>
        </w:r>
      </w:ins>
      <w:ins w:id="427" w:author="blackline-tool" w:date="2026-04-13T14:43:10Z">
        <w:r>
          <w:t>,</w:t>
        </w:r>
      </w:ins>
      <w:r>
        <w:t xml:space="preserve"> </w:t>
      </w:r>
      <w:del w:id="428" w:author="blackline-tool" w:date="2026-04-13T14:43:10Z">
        <w:r>
          <w:delText>Wood</w:delText>
        </w:r>
      </w:del>
      <w:del w:id="429" w:author="blackline-tool" w:date="2026-04-13T14:43:10Z">
        <w:r>
          <w:delText>’</w:delText>
        </w:r>
      </w:del>
      <w:del w:id="430" w:author="blackline-tool" w:date="2026-04-13T14:43:10Z">
        <w:r>
          <w:delText>s</w:delText>
        </w:r>
      </w:del>
      <w:ins w:id="431" w:author="blackline-tool" w:date="2026-04-13T14:43:10Z">
        <w:r>
          <w:t>reflecting</w:t>
        </w:r>
      </w:ins>
      <w:r>
        <w:t xml:space="preserve"> </w:t>
      </w:r>
      <w:del w:id="432" w:author="blackline-tool" w:date="2026-04-13T14:43:10Z">
        <w:r>
          <w:delText>notice</w:delText>
        </w:r>
      </w:del>
      <w:ins w:id="433" w:author="blackline-tool" w:date="2026-04-13T14:43:10Z">
        <w:r>
          <w:t>a</w:t>
        </w:r>
      </w:ins>
      <w:ins w:id="434" w:author="blackline-tool" w:date="2026-04-13T14:43:10Z">
        <w:r>
          <w:t xml:space="preserve"> </w:t>
        </w:r>
      </w:ins>
      <w:ins w:id="435" w:author="blackline-tool" w:date="2026-04-13T14:43:10Z">
        <w:r>
          <w:t>transload</w:t>
        </w:r>
      </w:ins>
      <w:ins w:id="436" w:author="blackline-tool" w:date="2026-04-13T14:43:10Z">
        <w:r>
          <w:t xml:space="preserve"> </w:t>
        </w:r>
      </w:ins>
      <w:ins w:id="437" w:author="blackline-tool" w:date="2026-04-13T14:43:10Z">
        <w:r>
          <w:t>throughput</w:t>
        </w:r>
      </w:ins>
      <w:r>
        <w:t xml:space="preserve"> </w:t>
      </w:r>
      <w:r>
        <w:t>of</w:t>
      </w:r>
      <w:r>
        <w:t xml:space="preserve"> </w:t>
      </w:r>
      <w:del w:id="438" w:author="blackline-tool" w:date="2026-04-13T14:43:10Z">
        <w:r>
          <w:delText>need</w:delText>
        </w:r>
      </w:del>
      <w:del w:id="439" w:author="blackline-tool" w:date="2026-04-13T14:43:10Z">
        <w:r>
          <w:delText>;</w:delText>
        </w:r>
      </w:del>
      <w:ins w:id="440" w:author="blackline-tool" w:date="2026-04-13T14:43:10Z">
        <w:r>
          <w:t>approximately</w:t>
        </w:r>
      </w:ins>
      <w:ins w:id="441" w:author="blackline-tool" w:date="2026-04-13T14:43:10Z">
        <w:r>
          <w:t xml:space="preserve"> </w:t>
        </w:r>
      </w:ins>
      <w:ins w:id="442" w:author="blackline-tool" w:date="2026-04-13T14:43:10Z">
        <w:r>
          <w:t>20</w:t>
        </w:r>
      </w:ins>
      <w:ins w:id="443" w:author="blackline-tool" w:date="2026-04-13T14:43:10Z">
        <w:r>
          <w:t xml:space="preserve"> </w:t>
        </w:r>
      </w:ins>
      <w:ins w:id="444" w:author="blackline-tool" w:date="2026-04-13T14:43:10Z">
        <w:r>
          <w:t>minutes</w:t>
        </w:r>
      </w:ins>
      <w:ins w:id="445" w:author="blackline-tool" w:date="2026-04-13T14:43:10Z">
        <w:r>
          <w:t xml:space="preserve"> </w:t>
        </w:r>
      </w:ins>
      <w:ins w:id="446" w:author="blackline-tool" w:date="2026-04-13T14:43:10Z">
        <w:r>
          <w:t>per</w:t>
        </w:r>
      </w:ins>
      <w:ins w:id="447" w:author="blackline-tool" w:date="2026-04-13T14:43:10Z">
        <w:r>
          <w:t xml:space="preserve"> </w:t>
        </w:r>
      </w:ins>
      <w:ins w:id="448" w:author="blackline-tool" w:date="2026-04-13T14:43:10Z">
        <w:r>
          <w:t>railcar</w:t>
        </w:r>
      </w:ins>
      <w:r>
        <w:t xml:space="preserve"> </w:t>
      </w:r>
      <w:r>
        <w:t>and</w:t>
      </w:r>
      <w:ins w:id="449" w:author="blackline-tool" w:date="2026-04-13T14:43:10Z">
        <w:r>
          <w:t xml:space="preserve"> </w:t>
        </w:r>
      </w:ins>
      <w:ins w:id="450" w:author="blackline-tool" w:date="2026-04-13T14:43:10Z">
        <w:r>
          <w:t>approximately</w:t>
        </w:r>
      </w:ins>
      <w:ins w:id="451" w:author="blackline-tool" w:date="2026-04-13T14:43:10Z">
        <w:r>
          <w:t xml:space="preserve"> </w:t>
        </w:r>
      </w:ins>
      <w:ins w:id="452" w:author="blackline-tool" w:date="2026-04-13T14:43:10Z">
        <w:r>
          <w:t>36</w:t>
        </w:r>
      </w:ins>
      <w:ins w:id="453" w:author="blackline-tool" w:date="2026-04-13T14:43:10Z">
        <w:r>
          <w:t xml:space="preserve"> </w:t>
        </w:r>
      </w:ins>
      <w:ins w:id="454" w:author="blackline-tool" w:date="2026-04-13T14:43:10Z">
        <w:r>
          <w:t>cars</w:t>
        </w:r>
      </w:ins>
      <w:ins w:id="455" w:author="blackline-tool" w:date="2026-04-13T14:43:10Z">
        <w:r>
          <w:t xml:space="preserve"> </w:t>
        </w:r>
      </w:ins>
      <w:ins w:id="456" w:author="blackline-tool" w:date="2026-04-13T14:43:10Z">
        <w:r>
          <w:t>per</w:t>
        </w:r>
      </w:ins>
      <w:ins w:id="457" w:author="blackline-tool" w:date="2026-04-13T14:43:10Z">
        <w:r>
          <w:t xml:space="preserve"> </w:t>
        </w:r>
      </w:ins>
      <w:ins w:id="458" w:author="blackline-tool" w:date="2026-04-13T14:43:10Z">
        <w:r>
          <w:t>12</w:t>
        </w:r>
      </w:ins>
      <w:ins w:id="459" w:author="blackline-tool" w:date="2026-04-13T14:43:10Z">
        <w:r>
          <w:t>-</w:t>
        </w:r>
      </w:ins>
      <w:ins w:id="460" w:author="blackline-tool" w:date="2026-04-13T14:43:10Z">
        <w:r>
          <w:t>hour</w:t>
        </w:r>
      </w:ins>
      <w:ins w:id="461" w:author="blackline-tool" w:date="2026-04-13T14:43:10Z">
        <w:r>
          <w:t xml:space="preserve"> </w:t>
        </w:r>
      </w:ins>
      <w:ins w:id="462" w:author="blackline-tool" w:date="2026-04-13T14:43:10Z">
        <w:r>
          <w:t>shift</w:t>
        </w:r>
      </w:ins>
      <w:ins w:id="463" w:author="blackline-tool" w:date="2026-04-13T14:43:10Z">
        <w:r>
          <w:t xml:space="preserve"> </w:t>
        </w:r>
      </w:ins>
      <w:ins w:id="464" w:author="blackline-tool" w:date="2026-04-13T14:43:10Z">
        <w:r>
          <w:t>plus</w:t>
        </w:r>
      </w:ins>
      <w:ins w:id="465" w:author="blackline-tool" w:date="2026-04-13T14:43:10Z">
        <w:r>
          <w:t xml:space="preserve"> </w:t>
        </w:r>
      </w:ins>
      <w:ins w:id="466" w:author="blackline-tool" w:date="2026-04-13T14:43:10Z">
        <w:r>
          <w:t>inspections</w:t>
        </w:r>
      </w:ins>
      <w:ins w:id="467" w:author="blackline-tool" w:date="2026-04-13T14:43:10Z">
        <w:r>
          <w:t xml:space="preserve"> </w:t>
        </w:r>
      </w:ins>
      <w:ins w:id="468" w:author="blackline-tool" w:date="2026-04-13T14:43:10Z">
        <w:r>
          <w:t>and</w:t>
        </w:r>
      </w:ins>
      <w:ins w:id="469" w:author="blackline-tool" w:date="2026-04-13T14:43:10Z">
        <w:r>
          <w:t xml:space="preserve"> </w:t>
        </w:r>
      </w:ins>
      <w:ins w:id="470" w:author="blackline-tool" w:date="2026-04-13T14:43:10Z">
        <w:r>
          <w:t>ancillary</w:t>
        </w:r>
      </w:ins>
      <w:ins w:id="471" w:author="blackline-tool" w:date="2026-04-13T14:43:10Z">
        <w:r>
          <w:t xml:space="preserve"> </w:t>
        </w:r>
      </w:ins>
      <w:ins w:id="472" w:author="blackline-tool" w:date="2026-04-13T14:43:10Z">
        <w:r>
          <w:t>operations</w:t>
        </w:r>
      </w:ins>
      <w:ins w:id="473" w:author="blackline-tool" w:date="2026-04-13T14:43:10Z">
        <w:r>
          <w:t xml:space="preserve"> </w:t>
        </w:r>
      </w:ins>
      <w:ins w:id="474" w:author="blackline-tool" w:date="2026-04-13T14:43:10Z">
        <w:r>
          <w:t>[</w:t>
        </w:r>
      </w:ins>
      <w:ins w:id="475" w:author="blackline-tool" w:date="2026-04-13T14:43:10Z">
        <w:r>
          <w:t>NTD</w:t>
        </w:r>
      </w:ins>
      <w:ins w:id="476" w:author="blackline-tool" w:date="2026-04-13T14:43:10Z">
        <w:r>
          <w:t>:</w:t>
        </w:r>
      </w:ins>
      <w:ins w:id="477" w:author="blackline-tool" w:date="2026-04-13T14:43:10Z">
        <w:r>
          <w:t xml:space="preserve"> </w:t>
        </w:r>
      </w:ins>
      <w:ins w:id="478" w:author="blackline-tool" w:date="2026-04-13T14:43:10Z">
        <w:r>
          <w:t>confirm</w:t>
        </w:r>
      </w:ins>
      <w:ins w:id="479" w:author="blackline-tool" w:date="2026-04-13T14:43:10Z">
        <w:r>
          <w:t xml:space="preserve"> </w:t>
        </w:r>
      </w:ins>
      <w:ins w:id="480" w:author="blackline-tool" w:date="2026-04-13T14:43:10Z">
        <w:r>
          <w:t>with</w:t>
        </w:r>
      </w:ins>
      <w:ins w:id="481" w:author="blackline-tool" w:date="2026-04-13T14:43:10Z">
        <w:r>
          <w:t xml:space="preserve"> </w:t>
        </w:r>
      </w:ins>
      <w:ins w:id="482" w:author="blackline-tool" w:date="2026-04-13T14:43:10Z">
        <w:r>
          <w:t>Greg</w:t>
        </w:r>
      </w:ins>
      <w:ins w:id="483" w:author="blackline-tool" w:date="2026-04-13T14:43:10Z">
        <w:r>
          <w:t xml:space="preserve"> </w:t>
        </w:r>
      </w:ins>
      <w:ins w:id="484" w:author="blackline-tool" w:date="2026-04-13T14:43:10Z">
        <w:r>
          <w:t>Karpo</w:t>
        </w:r>
      </w:ins>
      <w:ins w:id="485" w:author="blackline-tool" w:date="2026-04-13T14:43:10Z">
        <w:r>
          <w:t xml:space="preserve"> </w:t>
        </w:r>
      </w:ins>
      <w:ins w:id="486" w:author="blackline-tool" w:date="2026-04-13T14:43:10Z">
        <w:r>
          <w:t>based</w:t>
        </w:r>
      </w:ins>
      <w:ins w:id="487" w:author="blackline-tool" w:date="2026-04-13T14:43:10Z">
        <w:r>
          <w:t xml:space="preserve"> </w:t>
        </w:r>
      </w:ins>
      <w:ins w:id="488" w:author="blackline-tool" w:date="2026-04-13T14:43:10Z">
        <w:r>
          <w:t>on</w:t>
        </w:r>
      </w:ins>
      <w:ins w:id="489" w:author="blackline-tool" w:date="2026-04-13T14:43:10Z">
        <w:r>
          <w:t xml:space="preserve"> </w:t>
        </w:r>
      </w:ins>
      <w:ins w:id="490" w:author="blackline-tool" w:date="2026-04-13T14:43:10Z">
        <w:r>
          <w:t>final</w:t>
        </w:r>
      </w:ins>
      <w:ins w:id="491" w:author="blackline-tool" w:date="2026-04-13T14:43:10Z">
        <w:r>
          <w:t xml:space="preserve"> </w:t>
        </w:r>
      </w:ins>
      <w:ins w:id="492" w:author="blackline-tool" w:date="2026-04-13T14:43:10Z">
        <w:r>
          <w:t>transload</w:t>
        </w:r>
      </w:ins>
      <w:ins w:id="493" w:author="blackline-tool" w:date="2026-04-13T14:43:10Z">
        <w:r>
          <w:t xml:space="preserve"> </w:t>
        </w:r>
      </w:ins>
      <w:ins w:id="494" w:author="blackline-tool" w:date="2026-04-13T14:43:10Z">
        <w:r>
          <w:t>design</w:t>
        </w:r>
      </w:ins>
      <w:ins w:id="495" w:author="blackline-tool" w:date="2026-04-13T14:43:10Z">
        <w:r>
          <w:t>];</w:t>
        </w:r>
      </w:ins>
      <w:ins w:id="496" w:author="blackline-tool" w:date="2026-04-13T14:43:10Z">
        <w:r>
          <w:t xml:space="preserve"> </w:t>
        </w:r>
      </w:ins>
      <w:ins w:id="497" w:author="blackline-tool" w:date="2026-04-13T14:43:10Z">
        <w:r>
          <w:t>and</w:t>
        </w:r>
      </w:ins>
    </w:p>
    <w:p/>
    <w:p>
      <w:pPr>
        <w:ind w:left="720"/>
      </w:pPr>
      <w:r>
        <w:rPr>
          <w:b/>
        </w:rPr>
        <w:lastRenderedPageBreak/>
        <w:t>(d)</w:t>
      </w:r>
      <w:r>
        <w:rPr>
          <w:b/>
        </w:rPr>
        <w:tab/>
        <w:t>Train origination:</w:t>
      </w:r>
      <w:r>
        <w:t xml:space="preserve"> not less than 95% of scheduled Unit Train originations on the confirmed loading date.</w:t>
      </w:r>
    </w:p>
    <w:p/>
    <w:p>
      <w:r>
        <w:t>Consequences</w:t>
      </w:r>
      <w:r>
        <w:t xml:space="preserve"> </w:t>
      </w:r>
      <w:r>
        <w:t>of</w:t>
      </w:r>
      <w:r>
        <w:t xml:space="preserve"> </w:t>
      </w:r>
      <w:r>
        <w:t>failure</w:t>
      </w:r>
      <w:r>
        <w:t>.</w:t>
      </w:r>
      <w:r>
        <w:t xml:space="preserve"> </w:t>
      </w:r>
      <w:r>
        <w:t>If</w:t>
      </w:r>
      <w:r>
        <w:t xml:space="preserve"> </w:t>
      </w:r>
      <w:r>
        <w:t>CN</w:t>
      </w:r>
      <w:r>
        <w:t xml:space="preserve"> </w:t>
      </w:r>
      <w:r>
        <w:t>fails</w:t>
      </w:r>
      <w:r>
        <w:t xml:space="preserve"> </w:t>
      </w:r>
      <w:r>
        <w:t>to</w:t>
      </w:r>
      <w:r>
        <w:t xml:space="preserve"> </w:t>
      </w:r>
      <w:r>
        <w:t>meet</w:t>
      </w:r>
      <w:r>
        <w:t xml:space="preserve"> </w:t>
      </w:r>
      <w:r>
        <w:t>any</w:t>
      </w:r>
      <w:r>
        <w:t xml:space="preserve"> </w:t>
      </w:r>
      <w:r>
        <w:t>KPI</w:t>
      </w:r>
      <w:r>
        <w:t xml:space="preserve"> </w:t>
      </w:r>
      <w:r>
        <w:t>in</w:t>
      </w:r>
      <w:r>
        <w:t xml:space="preserve"> </w:t>
      </w:r>
      <w:r>
        <w:t>a</w:t>
      </w:r>
      <w:r>
        <w:t xml:space="preserve"> </w:t>
      </w:r>
      <w:r>
        <w:t>measurement</w:t>
      </w:r>
      <w:r>
        <w:t xml:space="preserve"> </w:t>
      </w:r>
      <w:r>
        <w:t>period</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reduced</w:t>
      </w:r>
      <w:r>
        <w:t xml:space="preserve"> </w:t>
      </w:r>
      <w:r>
        <w:t>proportionally</w:t>
      </w:r>
      <w:r>
        <w:t xml:space="preserve"> </w:t>
      </w:r>
      <w:r>
        <w:t>by</w:t>
      </w:r>
      <w:r>
        <w:t xml:space="preserve"> </w:t>
      </w:r>
      <w:r>
        <w:t>the</w:t>
      </w:r>
      <w:r>
        <w:t xml:space="preserve"> </w:t>
      </w:r>
      <w:r>
        <w:t>volumes</w:t>
      </w:r>
      <w:r>
        <w:t xml:space="preserve"> </w:t>
      </w:r>
      <w:r>
        <w:t>affected</w:t>
      </w:r>
      <w:r>
        <w:t>.</w:t>
      </w:r>
      <w:r>
        <w:t xml:space="preserve"> </w:t>
      </w:r>
      <w:r>
        <w:t>If</w:t>
      </w:r>
      <w:r>
        <w:t xml:space="preserve"> </w:t>
      </w:r>
      <w:r>
        <w:t>performance</w:t>
      </w:r>
      <w:r>
        <w:t xml:space="preserve"> </w:t>
      </w:r>
      <w:r>
        <w:t>on</w:t>
      </w:r>
      <w:r>
        <w:t xml:space="preserve"> </w:t>
      </w:r>
      <w:r>
        <w:t>a</w:t>
      </w:r>
      <w:r>
        <w:t xml:space="preserve"> </w:t>
      </w:r>
      <w:r>
        <w:t>metric</w:t>
      </w:r>
      <w:r>
        <w:t xml:space="preserve"> </w:t>
      </w:r>
      <w:r>
        <w:t>falls</w:t>
      </w:r>
      <w:r>
        <w:t xml:space="preserve"> </w:t>
      </w:r>
      <w:r>
        <w:t>below</w:t>
      </w:r>
      <w:r>
        <w:t xml:space="preserve"> </w:t>
      </w:r>
      <w:r>
        <w:t>90</w:t>
      </w:r>
      <w:r>
        <w:t>%</w:t>
      </w:r>
      <w:r>
        <w:t xml:space="preserve"> </w:t>
      </w:r>
      <w:r>
        <w:t>of</w:t>
      </w:r>
      <w:r>
        <w:t xml:space="preserve"> </w:t>
      </w:r>
      <w:r>
        <w:t>target</w:t>
      </w:r>
      <w:r>
        <w:t xml:space="preserve"> </w:t>
      </w:r>
      <w:r>
        <w:t>for</w:t>
      </w:r>
      <w:r>
        <w:t xml:space="preserve"> </w:t>
      </w:r>
      <w:r>
        <w:t>two</w:t>
      </w:r>
      <w:r>
        <w:t xml:space="preserve"> </w:t>
      </w:r>
      <w:r>
        <w:t>consecutive</w:t>
      </w:r>
      <w:r>
        <w:t xml:space="preserve"> </w:t>
      </w:r>
      <w:r>
        <w:t>quarters</w:t>
      </w:r>
      <w:r>
        <w:t>,</w:t>
      </w:r>
      <w:r>
        <w:t xml:space="preserve"> </w:t>
      </w:r>
      <w:r>
        <w:t>Power</w:t>
      </w:r>
      <w:r>
        <w:t xml:space="preserve"> </w:t>
      </w:r>
      <w:r>
        <w:t>Wood</w:t>
      </w:r>
      <w:r>
        <w:t xml:space="preserve"> </w:t>
      </w:r>
      <w:r>
        <w:t>is</w:t>
      </w:r>
      <w:r>
        <w:t xml:space="preserve"> </w:t>
      </w:r>
      <w:r>
        <w:t>entitled</w:t>
      </w:r>
      <w:r>
        <w:t xml:space="preserve"> </w:t>
      </w:r>
      <w:r>
        <w:t>to</w:t>
      </w:r>
      <w:r>
        <w:t xml:space="preserve"> </w:t>
      </w:r>
      <w:r>
        <w:t>a</w:t>
      </w:r>
      <w:r>
        <w:t xml:space="preserve"> </w:t>
      </w:r>
      <w:r>
        <w:t>Freight</w:t>
      </w:r>
      <w:r>
        <w:t xml:space="preserve"> </w:t>
      </w:r>
      <w:r>
        <w:t>Rate</w:t>
      </w:r>
      <w:r>
        <w:t xml:space="preserve"> </w:t>
      </w:r>
      <w:r>
        <w:t>credit</w:t>
      </w:r>
      <w:r>
        <w:t xml:space="preserve"> </w:t>
      </w:r>
      <w:r>
        <w:t>equal</w:t>
      </w:r>
      <w:r>
        <w:t xml:space="preserve"> </w:t>
      </w:r>
      <w:r>
        <w:t>to</w:t>
      </w:r>
      <w:r>
        <w:t xml:space="preserve"> </w:t>
      </w:r>
      <w:r>
        <w:t>10</w:t>
      </w:r>
      <w:r>
        <w:t>%</w:t>
      </w:r>
      <w:r>
        <w:t xml:space="preserve"> </w:t>
      </w:r>
      <w:r>
        <w:t>of</w:t>
      </w:r>
      <w:r>
        <w:t xml:space="preserve"> </w:t>
      </w:r>
      <w:r>
        <w:t>the</w:t>
      </w:r>
      <w:r>
        <w:t xml:space="preserve"> </w:t>
      </w:r>
      <w:r>
        <w:t>variable</w:t>
      </w:r>
      <w:r>
        <w:t xml:space="preserve"> </w:t>
      </w:r>
      <w:r>
        <w:t>cost</w:t>
      </w:r>
      <w:r>
        <w:t xml:space="preserve"> </w:t>
      </w:r>
      <w:r>
        <w:t>component</w:t>
      </w:r>
      <w:r>
        <w:t xml:space="preserve"> </w:t>
      </w:r>
      <w:r>
        <w:t>of</w:t>
      </w:r>
      <w:r>
        <w:t xml:space="preserve"> </w:t>
      </w:r>
      <w:r>
        <w:t>the</w:t>
      </w:r>
      <w:r>
        <w:t xml:space="preserve"> </w:t>
      </w:r>
      <w:r>
        <w:t>affected</w:t>
      </w:r>
      <w:r>
        <w:t xml:space="preserve"> </w:t>
      </w:r>
      <w:r>
        <w:t>movements</w:t>
      </w:r>
      <w:r>
        <w:t>.</w:t>
      </w:r>
      <w:r>
        <w:t xml:space="preserve"> </w:t>
      </w:r>
      <w:r>
        <w:t>Performance</w:t>
      </w:r>
      <w:r>
        <w:t xml:space="preserve"> </w:t>
      </w:r>
      <w:r>
        <w:t>below</w:t>
      </w:r>
      <w:r>
        <w:t xml:space="preserve"> </w:t>
      </w:r>
      <w:r>
        <w:t>85</w:t>
      </w:r>
      <w:r>
        <w:t>%</w:t>
      </w:r>
      <w:r>
        <w:t xml:space="preserve"> </w:t>
      </w:r>
      <w:r>
        <w:t>of</w:t>
      </w:r>
      <w:r>
        <w:t xml:space="preserve"> </w:t>
      </w:r>
      <w:r>
        <w:t>target</w:t>
      </w:r>
      <w:r>
        <w:t xml:space="preserve"> </w:t>
      </w:r>
      <w:r>
        <w:t>for</w:t>
      </w:r>
      <w:r>
        <w:t xml:space="preserve"> </w:t>
      </w:r>
      <w:r>
        <w:t>four</w:t>
      </w:r>
      <w:r>
        <w:t xml:space="preserve"> </w:t>
      </w:r>
      <w:r>
        <w:t>consecutive</w:t>
      </w:r>
      <w:r>
        <w:t xml:space="preserve"> </w:t>
      </w:r>
      <w:r>
        <w:t>quarters</w:t>
      </w:r>
      <w:r>
        <w:t xml:space="preserve"> </w:t>
      </w:r>
      <w:r>
        <w:t>constitutes</w:t>
      </w:r>
      <w:r>
        <w:t xml:space="preserve"> </w:t>
      </w:r>
      <w:r>
        <w:t>a</w:t>
      </w:r>
      <w:r>
        <w:t xml:space="preserve"> </w:t>
      </w:r>
      <w:r>
        <w:t>material</w:t>
      </w:r>
      <w:r>
        <w:t xml:space="preserve"> </w:t>
      </w:r>
      <w:r>
        <w:t>breach</w:t>
      </w:r>
      <w:r>
        <w:t xml:space="preserve"> </w:t>
      </w:r>
      <w:r>
        <w:t>entitling</w:t>
      </w:r>
      <w:r>
        <w:t xml:space="preserve"> </w:t>
      </w:r>
      <w:r>
        <w:t>Power</w:t>
      </w:r>
      <w:r>
        <w:t xml:space="preserve"> </w:t>
      </w:r>
      <w:r>
        <w:t>Wood</w:t>
      </w:r>
      <w:r>
        <w:t xml:space="preserve"> </w:t>
      </w:r>
      <w:r>
        <w:t>to</w:t>
      </w:r>
      <w:r>
        <w:t xml:space="preserve"> </w:t>
      </w:r>
      <w:r>
        <w:t>terminate</w:t>
      </w:r>
      <w:r>
        <w:t xml:space="preserve"> </w:t>
      </w:r>
      <w:r>
        <w:t>this</w:t>
      </w:r>
      <w:r>
        <w:t xml:space="preserve"> </w:t>
      </w:r>
      <w:r>
        <w:t>Framework</w:t>
      </w:r>
      <w:r>
        <w:t xml:space="preserve"> </w:t>
      </w:r>
      <w:r>
        <w:t>without</w:t>
      </w:r>
      <w:r>
        <w:t xml:space="preserve"> </w:t>
      </w:r>
      <w:r>
        <w:t>penalty</w:t>
      </w:r>
      <w:r>
        <w:t xml:space="preserve"> </w:t>
      </w:r>
      <w:r>
        <w:t>and</w:t>
      </w:r>
      <w:r>
        <w:t xml:space="preserve"> </w:t>
      </w:r>
      <w:r>
        <w:t>to</w:t>
      </w:r>
      <w:r>
        <w:t xml:space="preserve"> </w:t>
      </w:r>
      <w:del w:id="498" w:author="blackline-tool" w:date="2026-04-13T14:43:10Z">
        <w:r>
          <w:delText>resume</w:delText>
        </w:r>
      </w:del>
      <w:ins w:id="499" w:author="blackline-tool" w:date="2026-04-13T14:43:10Z">
        <w:r>
          <w:t>pursue</w:t>
        </w:r>
      </w:ins>
      <w:r>
        <w:t xml:space="preserve"> </w:t>
      </w:r>
      <w:r>
        <w:t>all</w:t>
      </w:r>
      <w:r>
        <w:t xml:space="preserve"> </w:t>
      </w:r>
      <w:ins w:id="500" w:author="blackline-tool" w:date="2026-04-13T14:43:10Z">
        <w:r>
          <w:t>damages</w:t>
        </w:r>
      </w:ins>
      <w:ins w:id="501" w:author="blackline-tool" w:date="2026-04-13T14:43:10Z">
        <w:r>
          <w:t xml:space="preserve"> </w:t>
        </w:r>
      </w:ins>
      <w:ins w:id="502" w:author="blackline-tool" w:date="2026-04-13T14:43:10Z">
        <w:r>
          <w:t>and</w:t>
        </w:r>
      </w:ins>
      <w:ins w:id="503" w:author="blackline-tool" w:date="2026-04-13T14:43:10Z">
        <w:r>
          <w:t xml:space="preserve"> </w:t>
        </w:r>
      </w:ins>
      <w:ins w:id="504" w:author="blackline-tool" w:date="2026-04-13T14:43:10Z">
        <w:r>
          <w:t>all</w:t>
        </w:r>
      </w:ins>
      <w:ins w:id="505" w:author="blackline-tool" w:date="2026-04-13T14:43:10Z">
        <w:r>
          <w:t xml:space="preserve"> </w:t>
        </w:r>
      </w:ins>
      <w:ins w:id="506" w:author="blackline-tool" w:date="2026-04-13T14:43:10Z">
        <w:r>
          <w:t>remedies</w:t>
        </w:r>
      </w:ins>
      <w:ins w:id="507" w:author="blackline-tool" w:date="2026-04-13T14:43:10Z">
        <w:r>
          <w:t xml:space="preserve"> </w:t>
        </w:r>
      </w:ins>
      <w:ins w:id="508" w:author="blackline-tool" w:date="2026-04-13T14:43:10Z">
        <w:r>
          <w:t>available</w:t>
        </w:r>
      </w:ins>
      <w:ins w:id="509" w:author="blackline-tool" w:date="2026-04-13T14:43:10Z">
        <w:r>
          <w:t xml:space="preserve"> </w:t>
        </w:r>
      </w:ins>
      <w:ins w:id="510" w:author="blackline-tool" w:date="2026-04-13T14:43:10Z">
        <w:r>
          <w:t>at</w:t>
        </w:r>
      </w:ins>
      <w:ins w:id="511" w:author="blackline-tool" w:date="2026-04-13T14:43:10Z">
        <w:r>
          <w:t xml:space="preserve"> </w:t>
        </w:r>
      </w:ins>
      <w:ins w:id="512" w:author="blackline-tool" w:date="2026-04-13T14:43:10Z">
        <w:r>
          <w:t>law</w:t>
        </w:r>
      </w:ins>
      <w:ins w:id="513" w:author="blackline-tool" w:date="2026-04-13T14:43:10Z">
        <w:r>
          <w:t xml:space="preserve"> </w:t>
        </w:r>
      </w:ins>
      <w:ins w:id="514" w:author="blackline-tool" w:date="2026-04-13T14:43:10Z">
        <w:r>
          <w:t>or</w:t>
        </w:r>
      </w:ins>
      <w:ins w:id="515" w:author="blackline-tool" w:date="2026-04-13T14:43:10Z">
        <w:r>
          <w:t xml:space="preserve"> </w:t>
        </w:r>
      </w:ins>
      <w:ins w:id="516" w:author="blackline-tool" w:date="2026-04-13T14:43:10Z">
        <w:r>
          <w:t>in</w:t>
        </w:r>
      </w:ins>
      <w:ins w:id="517" w:author="blackline-tool" w:date="2026-04-13T14:43:10Z">
        <w:r>
          <w:t xml:space="preserve"> </w:t>
        </w:r>
      </w:ins>
      <w:ins w:id="518" w:author="blackline-tool" w:date="2026-04-13T14:43:10Z">
        <w:r>
          <w:t>equity</w:t>
        </w:r>
      </w:ins>
      <w:ins w:id="519" w:author="blackline-tool" w:date="2026-04-13T14:43:10Z">
        <w:r>
          <w:t>,</w:t>
        </w:r>
      </w:ins>
      <w:ins w:id="520" w:author="blackline-tool" w:date="2026-04-13T14:43:10Z">
        <w:r>
          <w:t xml:space="preserve"> </w:t>
        </w:r>
      </w:ins>
      <w:ins w:id="521" w:author="blackline-tool" w:date="2026-04-13T14:43:10Z">
        <w:r>
          <w:t>including</w:t>
        </w:r>
      </w:ins>
      <w:ins w:id="522" w:author="blackline-tool" w:date="2026-04-13T14:43:10Z">
        <w:r>
          <w:t xml:space="preserve"> </w:t>
        </w:r>
      </w:ins>
      <w:ins w:id="523" w:author="blackline-tool" w:date="2026-04-13T14:43:10Z">
        <w:r>
          <w:t>(</w:t>
        </w:r>
      </w:ins>
      <w:ins w:id="524" w:author="blackline-tool" w:date="2026-04-13T14:43:10Z">
        <w:r>
          <w:t>without</w:t>
        </w:r>
      </w:ins>
      <w:ins w:id="525" w:author="blackline-tool" w:date="2026-04-13T14:43:10Z">
        <w:r>
          <w:t xml:space="preserve"> </w:t>
        </w:r>
      </w:ins>
      <w:ins w:id="526" w:author="blackline-tool" w:date="2026-04-13T14:43:10Z">
        <w:r>
          <w:t>limitation</w:t>
        </w:r>
      </w:ins>
      <w:ins w:id="527" w:author="blackline-tool" w:date="2026-04-13T14:43:10Z">
        <w:r>
          <w:t>)</w:t>
        </w:r>
      </w:ins>
      <w:ins w:id="528" w:author="blackline-tool" w:date="2026-04-13T14:43:10Z">
        <w:r>
          <w:t xml:space="preserve"> </w:t>
        </w:r>
      </w:ins>
      <w:ins w:id="529" w:author="blackline-tool" w:date="2026-04-13T14:43:10Z">
        <w:r>
          <w:t>all</w:t>
        </w:r>
      </w:ins>
      <w:ins w:id="530" w:author="blackline-tool" w:date="2026-04-13T14:43:10Z">
        <w:r>
          <w:t xml:space="preserve"> </w:t>
        </w:r>
      </w:ins>
      <w:ins w:id="531" w:author="blackline-tool" w:date="2026-04-13T14:43:10Z">
        <w:r>
          <w:t>civil</w:t>
        </w:r>
      </w:ins>
      <w:ins w:id="532" w:author="blackline-tool" w:date="2026-04-13T14:43:10Z">
        <w:r>
          <w:t xml:space="preserve"> </w:t>
        </w:r>
      </w:ins>
      <w:ins w:id="533" w:author="blackline-tool" w:date="2026-04-13T14:43:10Z">
        <w:r>
          <w:t>remedies</w:t>
        </w:r>
      </w:ins>
      <w:ins w:id="534" w:author="blackline-tool" w:date="2026-04-13T14:43:10Z">
        <w:r>
          <w:t xml:space="preserve"> </w:t>
        </w:r>
      </w:ins>
      <w:ins w:id="535" w:author="blackline-tool" w:date="2026-04-13T14:43:10Z">
        <w:r>
          <w:t>and</w:t>
        </w:r>
      </w:ins>
      <w:ins w:id="536" w:author="blackline-tool" w:date="2026-04-13T14:43:10Z">
        <w:r>
          <w:t xml:space="preserve"> </w:t>
        </w:r>
      </w:ins>
      <w:r>
        <w:t>statutory</w:t>
      </w:r>
      <w:r>
        <w:t xml:space="preserve"> </w:t>
      </w:r>
      <w:ins w:id="537" w:author="blackline-tool" w:date="2026-04-13T14:43:10Z">
        <w:r>
          <w:t>remedies</w:t>
        </w:r>
      </w:ins>
      <w:ins w:id="538" w:author="blackline-tool" w:date="2026-04-13T14:43:10Z">
        <w:r>
          <w:t xml:space="preserve"> </w:t>
        </w:r>
      </w:ins>
      <w:ins w:id="539" w:author="blackline-tool" w:date="2026-04-13T14:43:10Z">
        <w:r>
          <w:t>under</w:t>
        </w:r>
      </w:ins>
      <w:ins w:id="540" w:author="blackline-tool" w:date="2026-04-13T14:43:10Z">
        <w:r>
          <w:t xml:space="preserve"> </w:t>
        </w:r>
      </w:ins>
      <w:ins w:id="541" w:author="blackline-tool" w:date="2026-04-13T14:43:10Z">
        <w:r>
          <w:t>the</w:t>
        </w:r>
      </w:ins>
      <w:ins w:id="542" w:author="blackline-tool" w:date="2026-04-13T14:43:10Z">
        <w:r>
          <w:t xml:space="preserve"> </w:t>
        </w:r>
      </w:ins>
      <w:r>
        <w:t>CTA</w:t>
      </w:r>
      <w:del w:id="543" w:author="blackline-tool" w:date="2026-04-13T14:43:10Z">
        <w:r>
          <w:delText xml:space="preserve"> </w:delText>
        </w:r>
      </w:del>
      <w:del w:id="544" w:author="blackline-tool" w:date="2026-04-13T14:43:10Z">
        <w:r>
          <w:delText>remedies</w:delText>
        </w:r>
      </w:del>
      <w:r>
        <w:t>.</w:t>
      </w:r>
    </w:p>
    <w:p/>
    <w:p>
      <w:pPr>
        <w:jc w:val="both"/>
        <w:spacing w:line="240" w:lineRule="auto" w:after="0" w:before="0"/>
      </w:pPr>
      <w:del w:id="545" w:author="blackline-tool" w:date="2026-04-13T14:43:10Z">
        <w:r>
          <w:rPr>
            <w:rFonts w:ascii="Times New Roman" w:hAnsi="Times New Roman"/>
            <w:b w:val="0"/>
            <w:i w:val="0"/>
            <w:sz w:val="24"/>
            <w:u w:val="none"/>
          </w:rPr>
          <w:delText>3.5</w:delText>
          <w:tab/>
        </w:r>
      </w:del>
      <w:del w:id="546" w:author="blackline-tool" w:date="2026-04-13T14:43:10Z">
        <w:r>
          <w:rPr>
            <w:rFonts w:ascii="Times New Roman" w:hAnsi="Times New Roman"/>
            <w:b/>
            <w:i w:val="0"/>
            <w:sz w:val="24"/>
            <w:u w:val="none"/>
          </w:rPr>
          <w:delText>Advance notice of operational constraints.</w:delText>
        </w:r>
      </w:del>
      <w:del w:id="547" w:author="blackline-tool" w:date="2026-04-13T14:43:10Z">
        <w:r>
          <w:rPr>
            <w:rFonts w:ascii="Times New Roman" w:hAnsi="Times New Roman"/>
            <w:b w:val="0"/>
            <w:i w:val="0"/>
            <w:sz w:val="24"/>
            <w:u w:val="none"/>
          </w:rPr>
          <w:delText xml:space="preserve"> CN will provide not less than 90 days’ prior written notice of any planned maintenance, capacity constraint, or other circumstance reasonably anticipated to affect its ability to meet its obligations, together with the nature and anticipated duration of the constraint, the portion of the Volume Schedule or KPIs affected, and CN’s proposed mitigation plan. During any such notice period, Power Wood’s take-or-pay obligation is suspended to the extent of the affected volumes.</w:delText>
        </w:r>
      </w:del>
    </w:p>
    <w:p w14:paraId="02D46B6B" w14:textId="634B9D65" w:rsidR="002E0E13" w:rsidRDefault="002E0E13">
      <w:pPr>
        <w:rPr>
          <w:szCs w:val="24"/>
        </w:rPr>
      </w:pPr>
      <w:bookmarkStart w:id="0" w:name="_Hlk226904111"/>
      <w:ins w:id="548" w:author="blackline-tool" w:date="2026-04-13T14:43:10Z">
        <w:r>
          <w:t xml:space="preserve">3.5 </w:t>
        </w:r>
      </w:ins>
      <w:ins w:id="549" w:author="blackline-tool" w:date="2026-04-13T14:43:10Z">
        <w:r>
          <w:rPr>
            <w:b/>
            <w:bCs/>
          </w:rPr>
          <w:t>Advance notice of operational constraints.</w:t>
        </w:r>
      </w:ins>
      <w:ins w:id="550" w:author="blackline-tool" w:date="2026-04-13T14:43:10Z">
        <w:r>
          <w:t xml:space="preserve"> CN will provide not less than 90 days’ prior written notice of any planned maintenance, capacity constraint, or other circumstance reasonably anticipated to affect its ability to meet its obligations (a “</w:t>
        </w:r>
      </w:ins>
      <w:ins w:id="551" w:author="blackline-tool" w:date="2026-04-13T14:43:10Z">
        <w:r w:rsidRPr="002E0E13">
          <w:rPr>
            <w:b/>
            <w:bCs/>
          </w:rPr>
          <w:t>Constraint Period</w:t>
        </w:r>
      </w:ins>
      <w:ins w:id="552" w:author="blackline-tool" w:date="2026-04-13T14:43:10Z">
        <w:r>
          <w:t xml:space="preserve">”), together with the nature and anticipated duration of the constraint, the portion of the Volume Schedule or KPIs affected, and CN’s proposed mitigation plan. If the anticipated operational constraint is expected to last more than 7 days, CN will provide not less than 120 days’ prior written notice. During any such Constraint Period, Power Wood’s take-or-pay obligation is suspended to the extent of the affected volumes. </w:t>
        </w:r>
      </w:ins>
    </w:p>
    <w:p w14:paraId="7CA33EB5" w14:textId="0D1D5577" w:rsidR="002E0E13" w:rsidRPr="002E0E13" w:rsidRDefault="002E0E13" w:rsidP="002E0E13">
      <w:ins w:id="553" w:author="blackline-tool" w:date="2026-04-13T14:43:10Z">
        <w:r w:rsidRPr="002E0E13">
          <w:t xml:space="preserve"> </w:t>
        </w:r>
      </w:ins>
    </w:p>
    <w:p/>
    <w:p/>
    <w:p>
      <w:pPr>
        <w:jc w:val="left"/>
      </w:pPr>
      <w:r>
        <w:rPr>
          <w:b/>
        </w:rPr>
        <w:t>4.</w:t>
      </w:r>
      <w:r>
        <w:rPr>
          <w:b/>
        </w:rPr>
        <w:tab/>
        <w:t>Power Wood Volume, Take-or-Pay, and Security Commitments</w:t>
      </w:r>
    </w:p>
    <w:p/>
    <w:p>
      <w:r>
        <w:t>4.1</w:t>
      </w:r>
      <w:r>
        <w:tab/>
      </w:r>
      <w:r>
        <w:rPr>
          <w:b/>
        </w:rPr>
        <w:t>Take-or-pay obligation.</w:t>
      </w:r>
      <w:r>
        <w:t xml:space="preserve"> Power Wood will tender, or pay CN for the equivalent of, the following minimum annual carload volumes during each year of the Service Period: (a) during the Commissioning Period, no minimum applies; (b) during Phase 1, 80% of the applicable ramping Volume Schedule; and (c) during Phase 2, 80% of the Phase 2 Volume Schedule (approximately 3,050 carloads per year).</w:t>
      </w:r>
    </w:p>
    <w:p/>
    <w:p>
      <w:r>
        <w:t>4.2</w:t>
      </w:r>
      <w:r>
        <w:tab/>
      </w:r>
      <w:r>
        <w:rPr>
          <w:b/>
        </w:rPr>
        <w:t>Two-tier structure.</w:t>
      </w:r>
      <w:r>
        <w:t xml:space="preserve"> For any shortfall between the take-or-pay floor and carloads actually tendered, Power Wood will pay CN a reservation fee equal to </w:t>
      </w:r>
      <w:r>
        <w:rPr>
          <w:highlight w:val="yellow"/>
        </w:rPr>
        <w:t>[NTD: confirm — proposed 50%]</w:t>
      </w:r>
      <w:r>
        <w:t xml:space="preserve"> of the variable cost component of the Freight Rate applied to the shortfall carloads, reflecting CN’s reserved-capacity cost on cars not tendered. For carloads actually tendered and moved, Power Wood will pay the full Freight Rate. Shortfall is calculated quarterly with a year-end true-up.</w:t>
      </w:r>
    </w:p>
    <w:p/>
    <w:p>
      <w:r>
        <w:t>4.3</w:t>
      </w:r>
      <w:r>
        <w:tab/>
      </w:r>
      <w:r>
        <w:rPr>
          <w:b/>
        </w:rPr>
        <w:t>Suspension events.</w:t>
      </w:r>
      <w:r>
        <w:t xml:space="preserve"> The take-or-pay obligation is suspended during: (a) any failure by CN to meet a Service Reliability KPI, to the extent of the affected volumes; (b) any period covered by a CN advance notice of operational constraint; (c) Force Majeure; (d) any period in which Power Wood is unable to tender Traffic by reason of an insured plant disruption, with the insurance proceeds satisfying the obligation to the extent of the insured period; and (e) any material default by CN.</w:t>
      </w:r>
    </w:p>
    <w:p/>
    <w:p>
      <w:r>
        <w:t>4</w:t>
      </w:r>
      <w:r>
        <w:t>.</w:t>
      </w:r>
      <w:r>
        <w:t>4</w:t>
      </w:r>
      <w:r>
        <w:tab/>
      </w:r>
      <w:r>
        <w:t>Notice</w:t>
      </w:r>
      <w:r>
        <w:t xml:space="preserve"> </w:t>
      </w:r>
      <w:r>
        <w:t>obligations</w:t>
      </w:r>
      <w:r>
        <w:t>.</w:t>
      </w:r>
      <w:r>
        <w:t xml:space="preserve"> </w:t>
      </w:r>
      <w:r>
        <w:t>Power</w:t>
      </w:r>
      <w:r>
        <w:t xml:space="preserve"> </w:t>
      </w:r>
      <w:r>
        <w:t>Wood</w:t>
      </w:r>
      <w:r>
        <w:t xml:space="preserve"> </w:t>
      </w:r>
      <w:r>
        <w:t>will</w:t>
      </w:r>
      <w:r>
        <w:t xml:space="preserve"> </w:t>
      </w:r>
      <w:r>
        <w:t>provide</w:t>
      </w:r>
      <w:r>
        <w:t xml:space="preserve"> </w:t>
      </w:r>
      <w:r>
        <w:t>CN</w:t>
      </w:r>
      <w:r>
        <w:t xml:space="preserve"> </w:t>
      </w:r>
      <w:r>
        <w:t>with</w:t>
      </w:r>
      <w:r>
        <w:t xml:space="preserve"> </w:t>
      </w:r>
      <w:r>
        <w:t>not</w:t>
      </w:r>
      <w:r>
        <w:t xml:space="preserve"> </w:t>
      </w:r>
      <w:r>
        <w:t>less</w:t>
      </w:r>
      <w:r>
        <w:t xml:space="preserve"> </w:t>
      </w:r>
      <w:r>
        <w:t>than</w:t>
      </w:r>
      <w:r>
        <w:t xml:space="preserve"> </w:t>
      </w:r>
      <w:r>
        <w:t>(</w:t>
      </w:r>
      <w:r>
        <w:t>a</w:t>
      </w:r>
      <w:r>
        <w:t>)</w:t>
      </w:r>
      <w:r>
        <w:t xml:space="preserve"> </w:t>
      </w:r>
      <w:r>
        <w:t>24</w:t>
      </w:r>
      <w:r>
        <w:t xml:space="preserve"> </w:t>
      </w:r>
      <w:r>
        <w:t>months</w:t>
      </w:r>
      <w:r>
        <w:t>’</w:t>
      </w:r>
      <w:r>
        <w:t xml:space="preserve"> </w:t>
      </w:r>
      <w:r>
        <w:t>notice</w:t>
      </w:r>
      <w:r>
        <w:t xml:space="preserve"> </w:t>
      </w:r>
      <w:r>
        <w:t>of</w:t>
      </w:r>
      <w:r>
        <w:t xml:space="preserve"> </w:t>
      </w:r>
      <w:r>
        <w:t>Financial</w:t>
      </w:r>
      <w:r>
        <w:t xml:space="preserve"> </w:t>
      </w:r>
      <w:r>
        <w:t>Close</w:t>
      </w:r>
      <w:r>
        <w:t xml:space="preserve"> </w:t>
      </w:r>
      <w:del w:id="554" w:author="blackline-tool" w:date="2026-04-13T14:43:10Z">
        <w:r>
          <w:delText>and</w:delText>
        </w:r>
      </w:del>
      <w:ins w:id="555" w:author="blackline-tool" w:date="2026-04-13T14:43:10Z">
        <w:r>
          <w:t>[</w:t>
        </w:r>
      </w:ins>
      <w:ins w:id="556" w:author="blackline-tool" w:date="2026-04-13T14:43:10Z">
        <w:r>
          <w:t>NTD</w:t>
        </w:r>
      </w:ins>
      <w:ins w:id="557" w:author="blackline-tool" w:date="2026-04-13T14:43:10Z">
        <w:r>
          <w:t>:</w:t>
        </w:r>
      </w:ins>
      <w:ins w:id="558" w:author="blackline-tool" w:date="2026-04-13T14:43:10Z">
        <w:r>
          <w:t xml:space="preserve"> </w:t>
        </w:r>
      </w:ins>
      <w:ins w:id="559" w:author="blackline-tool" w:date="2026-04-13T14:43:10Z">
        <w:r>
          <w:t>confirm</w:t>
        </w:r>
      </w:ins>
      <w:ins w:id="560" w:author="blackline-tool" w:date="2026-04-13T14:43:10Z">
        <w:r>
          <w:t xml:space="preserve"> </w:t>
        </w:r>
      </w:ins>
      <w:ins w:id="561" w:author="blackline-tool" w:date="2026-04-13T14:43:10Z">
        <w:r>
          <w:t>24</w:t>
        </w:r>
      </w:ins>
      <w:ins w:id="562" w:author="blackline-tool" w:date="2026-04-13T14:43:10Z">
        <w:r>
          <w:t>-</w:t>
        </w:r>
      </w:ins>
      <w:ins w:id="563" w:author="blackline-tool" w:date="2026-04-13T14:43:10Z">
        <w:r>
          <w:t>month</w:t>
        </w:r>
      </w:ins>
      <w:ins w:id="564" w:author="blackline-tool" w:date="2026-04-13T14:43:10Z">
        <w:r>
          <w:t xml:space="preserve"> </w:t>
        </w:r>
      </w:ins>
      <w:ins w:id="565" w:author="blackline-tool" w:date="2026-04-13T14:43:10Z">
        <w:r>
          <w:t>period</w:t>
        </w:r>
      </w:ins>
      <w:ins w:id="566" w:author="blackline-tool" w:date="2026-04-13T14:43:10Z">
        <w:r>
          <w:t xml:space="preserve"> </w:t>
        </w:r>
      </w:ins>
      <w:ins w:id="567" w:author="blackline-tool" w:date="2026-04-13T14:43:10Z">
        <w:r>
          <w:t>with</w:t>
        </w:r>
      </w:ins>
      <w:r>
        <w:t xml:space="preserve"> </w:t>
      </w:r>
      <w:r>
        <w:t>the</w:t>
      </w:r>
      <w:r>
        <w:t xml:space="preserve"> </w:t>
      </w:r>
      <w:del w:id="568" w:author="blackline-tool" w:date="2026-04-13T14:43:10Z">
        <w:r>
          <w:delText>construction</w:delText>
        </w:r>
      </w:del>
      <w:del w:id="569" w:author="blackline-tool" w:date="2026-04-13T14:43:10Z">
        <w:r>
          <w:delText xml:space="preserve"> </w:delText>
        </w:r>
      </w:del>
      <w:del w:id="570" w:author="blackline-tool" w:date="2026-04-13T14:43:10Z">
        <w:r>
          <w:delText>completion</w:delText>
        </w:r>
      </w:del>
      <w:del w:id="571" w:author="blackline-tool" w:date="2026-04-13T14:43:10Z">
        <w:r>
          <w:delText xml:space="preserve"> </w:delText>
        </w:r>
      </w:del>
      <w:del w:id="572" w:author="blackline-tool" w:date="2026-04-13T14:43:10Z">
        <w:r>
          <w:delText>schedule</w:delText>
        </w:r>
      </w:del>
      <w:del w:id="573" w:author="blackline-tool" w:date="2026-04-13T14:43:10Z">
        <w:r>
          <w:delText>;</w:delText>
        </w:r>
      </w:del>
      <w:ins w:id="574" w:author="blackline-tool" w:date="2026-04-13T14:43:10Z">
        <w:r>
          <w:t>business</w:t>
        </w:r>
      </w:ins>
      <w:ins w:id="575" w:author="blackline-tool" w:date="2026-04-13T14:43:10Z">
        <w:r>
          <w:t>];</w:t>
        </w:r>
      </w:ins>
      <w:r>
        <w:t xml:space="preserve"> </w:t>
      </w:r>
      <w:r>
        <w:t>(</w:t>
      </w:r>
      <w:r>
        <w:t>b</w:t>
      </w:r>
      <w:r>
        <w:t>)</w:t>
      </w:r>
      <w:r>
        <w:t xml:space="preserve"> </w:t>
      </w:r>
      <w:r>
        <w:t>12</w:t>
      </w:r>
      <w:r>
        <w:t xml:space="preserve"> </w:t>
      </w:r>
      <w:r>
        <w:t>months</w:t>
      </w:r>
      <w:r>
        <w:t>’</w:t>
      </w:r>
      <w:r>
        <w:t xml:space="preserve"> </w:t>
      </w:r>
      <w:r>
        <w:t>notice</w:t>
      </w:r>
      <w:r>
        <w:t xml:space="preserve"> </w:t>
      </w:r>
      <w:r>
        <w:t>of</w:t>
      </w:r>
      <w:r>
        <w:t xml:space="preserve"> </w:t>
      </w:r>
      <w:r>
        <w:t>the</w:t>
      </w:r>
      <w:r>
        <w:t xml:space="preserve"> </w:t>
      </w:r>
      <w:r>
        <w:t>Phase</w:t>
      </w:r>
      <w:r>
        <w:t xml:space="preserve"> </w:t>
      </w:r>
      <w:r>
        <w:t>2</w:t>
      </w:r>
      <w:r>
        <w:t xml:space="preserve"> </w:t>
      </w:r>
      <w:r>
        <w:t>ramp</w:t>
      </w:r>
      <w:r>
        <w:t>-</w:t>
      </w:r>
      <w:r>
        <w:t>up</w:t>
      </w:r>
      <w:r>
        <w:t>,</w:t>
      </w:r>
      <w:r>
        <w:t xml:space="preserve"> </w:t>
      </w:r>
      <w:r>
        <w:t>with</w:t>
      </w:r>
      <w:r>
        <w:t xml:space="preserve"> </w:t>
      </w:r>
      <w:r>
        <w:t>a</w:t>
      </w:r>
      <w:r>
        <w:t xml:space="preserve"> </w:t>
      </w:r>
      <w:r>
        <w:t>preliminary</w:t>
      </w:r>
      <w:r>
        <w:t xml:space="preserve"> </w:t>
      </w:r>
      <w:r>
        <w:t>monthly</w:t>
      </w:r>
      <w:r>
        <w:t xml:space="preserve"> </w:t>
      </w:r>
      <w:r>
        <w:t>volume</w:t>
      </w:r>
      <w:r>
        <w:t xml:space="preserve"> </w:t>
      </w:r>
      <w:r>
        <w:t>forecast</w:t>
      </w:r>
      <w:r>
        <w:t>;</w:t>
      </w:r>
      <w:r>
        <w:t xml:space="preserve"> </w:t>
      </w:r>
      <w:r>
        <w:t>(</w:t>
      </w:r>
      <w:r>
        <w:t>c</w:t>
      </w:r>
      <w:r>
        <w:t>)</w:t>
      </w:r>
      <w:r>
        <w:t xml:space="preserve"> </w:t>
      </w:r>
      <w:r>
        <w:t>60</w:t>
      </w:r>
      <w:r>
        <w:t xml:space="preserve"> </w:t>
      </w:r>
      <w:r>
        <w:t>days</w:t>
      </w:r>
      <w:r>
        <w:t>’</w:t>
      </w:r>
      <w:r>
        <w:t xml:space="preserve"> </w:t>
      </w:r>
      <w:r>
        <w:t>rolling</w:t>
      </w:r>
      <w:r>
        <w:t xml:space="preserve"> </w:t>
      </w:r>
      <w:r>
        <w:t>monthly</w:t>
      </w:r>
      <w:r>
        <w:t xml:space="preserve"> </w:t>
      </w:r>
      <w:r>
        <w:t>volume</w:t>
      </w:r>
      <w:r>
        <w:t xml:space="preserve"> </w:t>
      </w:r>
      <w:r>
        <w:t>requirements</w:t>
      </w:r>
      <w:r>
        <w:t xml:space="preserve"> </w:t>
      </w:r>
      <w:r>
        <w:t>before</w:t>
      </w:r>
      <w:r>
        <w:t xml:space="preserve"> </w:t>
      </w:r>
      <w:r>
        <w:t>each</w:t>
      </w:r>
      <w:r>
        <w:t xml:space="preserve"> </w:t>
      </w:r>
      <w:r>
        <w:t>calendar</w:t>
      </w:r>
      <w:r>
        <w:t xml:space="preserve"> </w:t>
      </w:r>
      <w:r>
        <w:t>month</w:t>
      </w:r>
      <w:r>
        <w:t>;</w:t>
      </w:r>
      <w:r>
        <w:t xml:space="preserve"> </w:t>
      </w:r>
      <w:r>
        <w:t>and</w:t>
      </w:r>
      <w:r>
        <w:t xml:space="preserve"> </w:t>
      </w:r>
      <w:r>
        <w:t>(</w:t>
      </w:r>
      <w:r>
        <w:t>d</w:t>
      </w:r>
      <w:r>
        <w:t>)</w:t>
      </w:r>
      <w:r>
        <w:t xml:space="preserve"> </w:t>
      </w:r>
      <w:r>
        <w:t>30</w:t>
      </w:r>
      <w:r>
        <w:t xml:space="preserve"> </w:t>
      </w:r>
      <w:r>
        <w:t>days</w:t>
      </w:r>
      <w:r>
        <w:t>’</w:t>
      </w:r>
      <w:r>
        <w:t xml:space="preserve"> </w:t>
      </w:r>
      <w:r>
        <w:t>confirmed</w:t>
      </w:r>
      <w:r>
        <w:t xml:space="preserve"> </w:t>
      </w:r>
      <w:r>
        <w:t>loading</w:t>
      </w:r>
      <w:r>
        <w:t xml:space="preserve"> </w:t>
      </w:r>
      <w:r>
        <w:t>date</w:t>
      </w:r>
      <w:r>
        <w:t xml:space="preserve"> </w:t>
      </w:r>
      <w:r>
        <w:t>and</w:t>
      </w:r>
      <w:r>
        <w:t xml:space="preserve"> </w:t>
      </w:r>
      <w:r>
        <w:t>car</w:t>
      </w:r>
      <w:r>
        <w:t xml:space="preserve"> </w:t>
      </w:r>
      <w:r>
        <w:t>order</w:t>
      </w:r>
      <w:r>
        <w:t xml:space="preserve"> </w:t>
      </w:r>
      <w:r>
        <w:t>before</w:t>
      </w:r>
      <w:r>
        <w:t xml:space="preserve"> </w:t>
      </w:r>
      <w:r>
        <w:t>each</w:t>
      </w:r>
      <w:r>
        <w:t xml:space="preserve"> </w:t>
      </w:r>
      <w:r>
        <w:t>Unit</w:t>
      </w:r>
      <w:r>
        <w:t xml:space="preserve"> </w:t>
      </w:r>
      <w:r>
        <w:t>Train</w:t>
      </w:r>
      <w:r>
        <w:t>.</w:t>
      </w:r>
    </w:p>
    <w:p/>
    <w:p>
      <w:r>
        <w:t>4.5</w:t>
      </w:r>
      <w:r>
        <w:tab/>
      </w:r>
      <w:r>
        <w:rPr>
          <w:b/>
        </w:rPr>
        <w:t>Letter of credit security.</w:t>
      </w:r>
      <w:r>
        <w:t xml:space="preserve"> Power Wood will maintain, in favour of CN from the Commencement Date throughout the Service Period, a renewable standby letter of credit (the “</w:t>
      </w:r>
      <w:r>
        <w:rPr>
          <w:b/>
        </w:rPr>
        <w:t>L/C</w:t>
      </w:r>
      <w:r>
        <w:t>”) issued by a Canadian Schedule I chartered bank (or another issuer rated not less than A‑/A3 acceptable to CN), in an amount equal to three months of the Phase 2 take-or-pay reservation fee exposure (estimated at approximately $5.1 million and scaling down for the Commissioning Period and Phase 1). The L/C renews automatically for successive twelve-month periods unless Power Wood delivers not less than 60 days’ prior written notice of non-renewal (any such non-renewal being an event of default if take-or-pay obligations remain outstanding). CN may draw on the L/C to satisfy any confirmed quarterly shortfall Power Wood has failed to pay within 30 days of invoice, on 10 business days’ prior written notice of intent to draw during which Power Wood may dispute the draw under paragraph 10.</w:t>
      </w:r>
    </w:p>
    <w:p/>
    <w:p>
      <w:pPr>
        <w:ind w:left="720" w:right="360"/>
      </w:pPr>
      <w:r>
        <w:rPr>
          <w:b/>
          <w:i/>
          <w:highlight w:val="yellow"/>
        </w:rPr>
        <w:t xml:space="preserve">[NTD: </w:t>
      </w:r>
      <w:r>
        <w:rPr>
          <w:i/>
          <w:highlight w:val="yellow"/>
        </w:rPr>
        <w:t>Confirm the exact L/C amount once the reservation fee percentage is fixed, and confirm whether the L/C is lodged from Financial Close or from the Commencement Date.</w:t>
      </w:r>
      <w:r>
        <w:rPr>
          <w:b/>
          <w:i/>
          <w:highlight w:val="yellow"/>
        </w:rPr>
        <w:t>]</w:t>
      </w:r>
    </w:p>
    <w:p/>
    <w:p>
      <w:r>
        <w:t>4</w:t>
      </w:r>
      <w:r>
        <w:t>.</w:t>
      </w:r>
      <w:r>
        <w:t>6</w:t>
      </w:r>
      <w:r>
        <w:tab/>
      </w:r>
      <w:r>
        <w:t>Power</w:t>
      </w:r>
      <w:r>
        <w:t xml:space="preserve"> </w:t>
      </w:r>
      <w:r>
        <w:t>Wood</w:t>
      </w:r>
      <w:r>
        <w:t xml:space="preserve"> </w:t>
      </w:r>
      <w:r>
        <w:t>infrastructure</w:t>
      </w:r>
      <w:r>
        <w:t xml:space="preserve"> </w:t>
      </w:r>
      <w:r>
        <w:t>commitment</w:t>
      </w:r>
      <w:r>
        <w:t>.</w:t>
      </w:r>
      <w:r>
        <w:t xml:space="preserve"> </w:t>
      </w:r>
      <w:r>
        <w:t>Power</w:t>
      </w:r>
      <w:r>
        <w:t xml:space="preserve"> </w:t>
      </w:r>
      <w:r>
        <w:t>Wood</w:t>
      </w:r>
      <w:r>
        <w:t xml:space="preserve"> </w:t>
      </w:r>
      <w:r>
        <w:t>will</w:t>
      </w:r>
      <w:r>
        <w:t xml:space="preserve"> </w:t>
      </w:r>
      <w:r>
        <w:t>construct</w:t>
      </w:r>
      <w:r>
        <w:t>,</w:t>
      </w:r>
      <w:r>
        <w:t xml:space="preserve"> </w:t>
      </w:r>
      <w:r>
        <w:t>at</w:t>
      </w:r>
      <w:r>
        <w:t xml:space="preserve"> </w:t>
      </w:r>
      <w:r>
        <w:t>its</w:t>
      </w:r>
      <w:r>
        <w:t xml:space="preserve"> </w:t>
      </w:r>
      <w:r>
        <w:t>cost</w:t>
      </w:r>
      <w:r>
        <w:t xml:space="preserve"> </w:t>
      </w:r>
      <w:r>
        <w:t>and</w:t>
      </w:r>
      <w:r>
        <w:t xml:space="preserve"> </w:t>
      </w:r>
      <w:r>
        <w:t>from</w:t>
      </w:r>
      <w:r>
        <w:t xml:space="preserve"> </w:t>
      </w:r>
      <w:r>
        <w:t>its</w:t>
      </w:r>
      <w:r>
        <w:t xml:space="preserve"> </w:t>
      </w:r>
      <w:r>
        <w:t>construction</w:t>
      </w:r>
      <w:r>
        <w:t xml:space="preserve"> </w:t>
      </w:r>
      <w:r>
        <w:t>financing</w:t>
      </w:r>
      <w:r>
        <w:t>,</w:t>
      </w:r>
      <w:r>
        <w:t xml:space="preserve"> </w:t>
      </w:r>
      <w:r>
        <w:t>the</w:t>
      </w:r>
      <w:r>
        <w:t xml:space="preserve"> </w:t>
      </w:r>
      <w:r>
        <w:t>unit</w:t>
      </w:r>
      <w:r>
        <w:t xml:space="preserve"> </w:t>
      </w:r>
      <w:r>
        <w:t>train</w:t>
      </w:r>
      <w:r>
        <w:t xml:space="preserve"> </w:t>
      </w:r>
      <w:r>
        <w:t>loop</w:t>
      </w:r>
      <w:r>
        <w:t>,</w:t>
      </w:r>
      <w:r>
        <w:t xml:space="preserve"> </w:t>
      </w:r>
      <w:r>
        <w:t>transload</w:t>
      </w:r>
      <w:r>
        <w:t>,</w:t>
      </w:r>
      <w:r>
        <w:t xml:space="preserve"> </w:t>
      </w:r>
      <w:r>
        <w:t>and</w:t>
      </w:r>
      <w:r>
        <w:t xml:space="preserve"> </w:t>
      </w:r>
      <w:r>
        <w:t>loading</w:t>
      </w:r>
      <w:r>
        <w:t xml:space="preserve"> </w:t>
      </w:r>
      <w:r>
        <w:t>infrastructure</w:t>
      </w:r>
      <w:r>
        <w:t xml:space="preserve"> </w:t>
      </w:r>
      <w:r>
        <w:t>at</w:t>
      </w:r>
      <w:r>
        <w:t xml:space="preserve"> </w:t>
      </w:r>
      <w:r>
        <w:t>High</w:t>
      </w:r>
      <w:r>
        <w:t xml:space="preserve"> </w:t>
      </w:r>
      <w:r>
        <w:t>Level</w:t>
      </w:r>
      <w:r>
        <w:t>,</w:t>
      </w:r>
      <w:r>
        <w:t xml:space="preserve"> </w:t>
      </w:r>
      <w:r>
        <w:t>at</w:t>
      </w:r>
      <w:r>
        <w:t xml:space="preserve"> </w:t>
      </w:r>
      <w:r>
        <w:t>an</w:t>
      </w:r>
      <w:r>
        <w:t xml:space="preserve"> </w:t>
      </w:r>
      <w:r>
        <w:t>estimated</w:t>
      </w:r>
      <w:r>
        <w:t xml:space="preserve"> </w:t>
      </w:r>
      <w:r>
        <w:t>cost</w:t>
      </w:r>
      <w:r>
        <w:t xml:space="preserve"> </w:t>
      </w:r>
      <w:r>
        <w:t>of</w:t>
      </w:r>
      <w:r>
        <w:t xml:space="preserve"> </w:t>
      </w:r>
      <w:r>
        <w:t>approximately</w:t>
      </w:r>
      <w:r>
        <w:t xml:space="preserve"> </w:t>
      </w:r>
      <w:r>
        <w:t>$</w:t>
      </w:r>
      <w:r>
        <w:t>11</w:t>
      </w:r>
      <w:r>
        <w:t xml:space="preserve"> </w:t>
      </w:r>
      <w:r>
        <w:t>million</w:t>
      </w:r>
      <w:r>
        <w:t>,</w:t>
      </w:r>
      <w:r>
        <w:t xml:space="preserve"> </w:t>
      </w:r>
      <w:r>
        <w:t>in</w:t>
      </w:r>
      <w:r>
        <w:t xml:space="preserve"> </w:t>
      </w:r>
      <w:r>
        <w:t>accordance</w:t>
      </w:r>
      <w:r>
        <w:t xml:space="preserve"> </w:t>
      </w:r>
      <w:r>
        <w:t>with</w:t>
      </w:r>
      <w:r>
        <w:t xml:space="preserve"> </w:t>
      </w:r>
      <w:r>
        <w:t>the</w:t>
      </w:r>
      <w:r>
        <w:t xml:space="preserve"> </w:t>
      </w:r>
      <w:r>
        <w:t>design</w:t>
      </w:r>
      <w:r>
        <w:t xml:space="preserve"> </w:t>
      </w:r>
      <w:r>
        <w:t>parameters</w:t>
      </w:r>
      <w:r>
        <w:t xml:space="preserve"> </w:t>
      </w:r>
      <w:r>
        <w:t>reflected</w:t>
      </w:r>
      <w:r>
        <w:t xml:space="preserve"> </w:t>
      </w:r>
      <w:r>
        <w:t>in</w:t>
      </w:r>
      <w:r>
        <w:t xml:space="preserve"> </w:t>
      </w:r>
      <w:r>
        <w:t>the</w:t>
      </w:r>
      <w:r>
        <w:t xml:space="preserve"> </w:t>
      </w:r>
      <w:r>
        <w:t>CN</w:t>
      </w:r>
      <w:r>
        <w:t xml:space="preserve"> </w:t>
      </w:r>
      <w:r>
        <w:t>Prior</w:t>
      </w:r>
      <w:r>
        <w:t xml:space="preserve"> </w:t>
      </w:r>
      <w:r>
        <w:t>Positions</w:t>
      </w:r>
      <w:r>
        <w:t>.</w:t>
      </w:r>
      <w:r>
        <w:t xml:space="preserve"> </w:t>
      </w:r>
      <w:r>
        <w:t>The</w:t>
      </w:r>
      <w:r>
        <w:t xml:space="preserve"> </w:t>
      </w:r>
      <w:r>
        <w:t>infrastructure</w:t>
      </w:r>
      <w:r>
        <w:t xml:space="preserve"> </w:t>
      </w:r>
      <w:r>
        <w:t>will</w:t>
      </w:r>
      <w:r>
        <w:t xml:space="preserve"> </w:t>
      </w:r>
      <w:r>
        <w:t>be</w:t>
      </w:r>
      <w:r>
        <w:t xml:space="preserve"> </w:t>
      </w:r>
      <w:r>
        <w:t>completed</w:t>
      </w:r>
      <w:r>
        <w:t xml:space="preserve"> </w:t>
      </w:r>
      <w:r>
        <w:t>prior</w:t>
      </w:r>
      <w:r>
        <w:t xml:space="preserve"> </w:t>
      </w:r>
      <w:r>
        <w:t>to</w:t>
      </w:r>
      <w:r>
        <w:t xml:space="preserve"> </w:t>
      </w:r>
      <w:r>
        <w:t>the</w:t>
      </w:r>
      <w:r>
        <w:t xml:space="preserve"> </w:t>
      </w:r>
      <w:r>
        <w:t>Commencement</w:t>
      </w:r>
      <w:r>
        <w:t xml:space="preserve"> </w:t>
      </w:r>
      <w:r>
        <w:t>Date</w:t>
      </w:r>
      <w:r>
        <w:t>.</w:t>
      </w:r>
      <w:ins w:id="576" w:author="blackline-tool" w:date="2026-04-13T14:43:10Z">
        <w:r>
          <w:t xml:space="preserve"> </w:t>
        </w:r>
      </w:ins>
      <w:ins w:id="577" w:author="blackline-tool" w:date="2026-04-13T14:43:10Z">
        <w:r>
          <w:t>The</w:t>
        </w:r>
      </w:ins>
      <w:ins w:id="578" w:author="blackline-tool" w:date="2026-04-13T14:43:10Z">
        <w:r>
          <w:t xml:space="preserve"> </w:t>
        </w:r>
      </w:ins>
      <w:ins w:id="579" w:author="blackline-tool" w:date="2026-04-13T14:43:10Z">
        <w:r>
          <w:t>High</w:t>
        </w:r>
      </w:ins>
      <w:ins w:id="580" w:author="blackline-tool" w:date="2026-04-13T14:43:10Z">
        <w:r>
          <w:t xml:space="preserve"> </w:t>
        </w:r>
      </w:ins>
      <w:ins w:id="581" w:author="blackline-tool" w:date="2026-04-13T14:43:10Z">
        <w:r>
          <w:t>Level</w:t>
        </w:r>
      </w:ins>
      <w:ins w:id="582" w:author="blackline-tool" w:date="2026-04-13T14:43:10Z">
        <w:r>
          <w:t xml:space="preserve"> </w:t>
        </w:r>
      </w:ins>
      <w:ins w:id="583" w:author="blackline-tool" w:date="2026-04-13T14:43:10Z">
        <w:r>
          <w:t>unit</w:t>
        </w:r>
      </w:ins>
      <w:ins w:id="584" w:author="blackline-tool" w:date="2026-04-13T14:43:10Z">
        <w:r>
          <w:t xml:space="preserve"> </w:t>
        </w:r>
      </w:ins>
      <w:ins w:id="585" w:author="blackline-tool" w:date="2026-04-13T14:43:10Z">
        <w:r>
          <w:t>train</w:t>
        </w:r>
      </w:ins>
      <w:ins w:id="586" w:author="blackline-tool" w:date="2026-04-13T14:43:10Z">
        <w:r>
          <w:t xml:space="preserve"> </w:t>
        </w:r>
      </w:ins>
      <w:ins w:id="587" w:author="blackline-tool" w:date="2026-04-13T14:43:10Z">
        <w:r>
          <w:t>loop</w:t>
        </w:r>
      </w:ins>
      <w:ins w:id="588" w:author="blackline-tool" w:date="2026-04-13T14:43:10Z">
        <w:r>
          <w:t>,</w:t>
        </w:r>
      </w:ins>
      <w:ins w:id="589" w:author="blackline-tool" w:date="2026-04-13T14:43:10Z">
        <w:r>
          <w:t xml:space="preserve"> </w:t>
        </w:r>
      </w:ins>
      <w:ins w:id="590" w:author="blackline-tool" w:date="2026-04-13T14:43:10Z">
        <w:r>
          <w:t>transload</w:t>
        </w:r>
      </w:ins>
      <w:ins w:id="591" w:author="blackline-tool" w:date="2026-04-13T14:43:10Z">
        <w:r>
          <w:t>,</w:t>
        </w:r>
      </w:ins>
      <w:ins w:id="592" w:author="blackline-tool" w:date="2026-04-13T14:43:10Z">
        <w:r>
          <w:t xml:space="preserve"> </w:t>
        </w:r>
      </w:ins>
      <w:ins w:id="593" w:author="blackline-tool" w:date="2026-04-13T14:43:10Z">
        <w:r>
          <w:t>and</w:t>
        </w:r>
      </w:ins>
      <w:ins w:id="594" w:author="blackline-tool" w:date="2026-04-13T14:43:10Z">
        <w:r>
          <w:t xml:space="preserve"> </w:t>
        </w:r>
      </w:ins>
      <w:ins w:id="595" w:author="blackline-tool" w:date="2026-04-13T14:43:10Z">
        <w:r>
          <w:t>loading</w:t>
        </w:r>
      </w:ins>
      <w:ins w:id="596" w:author="blackline-tool" w:date="2026-04-13T14:43:10Z">
        <w:r>
          <w:t xml:space="preserve"> </w:t>
        </w:r>
      </w:ins>
      <w:ins w:id="597" w:author="blackline-tool" w:date="2026-04-13T14:43:10Z">
        <w:r>
          <w:t>infrastructure</w:t>
        </w:r>
      </w:ins>
      <w:ins w:id="598" w:author="blackline-tool" w:date="2026-04-13T14:43:10Z">
        <w:r>
          <w:t xml:space="preserve"> </w:t>
        </w:r>
      </w:ins>
      <w:ins w:id="599" w:author="blackline-tool" w:date="2026-04-13T14:43:10Z">
        <w:r>
          <w:t>are</w:t>
        </w:r>
      </w:ins>
      <w:ins w:id="600" w:author="blackline-tool" w:date="2026-04-13T14:43:10Z">
        <w:r>
          <w:t xml:space="preserve"> </w:t>
        </w:r>
      </w:ins>
      <w:ins w:id="601" w:author="blackline-tool" w:date="2026-04-13T14:43:10Z">
        <w:r>
          <w:t>for</w:t>
        </w:r>
      </w:ins>
      <w:ins w:id="602" w:author="blackline-tool" w:date="2026-04-13T14:43:10Z">
        <w:r>
          <w:t xml:space="preserve"> </w:t>
        </w:r>
      </w:ins>
      <w:ins w:id="603" w:author="blackline-tool" w:date="2026-04-13T14:43:10Z">
        <w:r>
          <w:t>Power</w:t>
        </w:r>
      </w:ins>
      <w:ins w:id="604" w:author="blackline-tool" w:date="2026-04-13T14:43:10Z">
        <w:r>
          <w:t xml:space="preserve"> </w:t>
        </w:r>
      </w:ins>
      <w:ins w:id="605" w:author="blackline-tool" w:date="2026-04-13T14:43:10Z">
        <w:r>
          <w:t>Wood</w:t>
        </w:r>
      </w:ins>
      <w:ins w:id="606" w:author="blackline-tool" w:date="2026-04-13T14:43:10Z">
        <w:r>
          <w:t>’</w:t>
        </w:r>
      </w:ins>
      <w:ins w:id="607" w:author="blackline-tool" w:date="2026-04-13T14:43:10Z">
        <w:r>
          <w:t>s</w:t>
        </w:r>
      </w:ins>
      <w:ins w:id="608" w:author="blackline-tool" w:date="2026-04-13T14:43:10Z">
        <w:r>
          <w:t xml:space="preserve"> </w:t>
        </w:r>
      </w:ins>
      <w:ins w:id="609" w:author="blackline-tool" w:date="2026-04-13T14:43:10Z">
        <w:r>
          <w:t>exclusive</w:t>
        </w:r>
      </w:ins>
      <w:ins w:id="610" w:author="blackline-tool" w:date="2026-04-13T14:43:10Z">
        <w:r>
          <w:t xml:space="preserve"> </w:t>
        </w:r>
      </w:ins>
      <w:ins w:id="611" w:author="blackline-tool" w:date="2026-04-13T14:43:10Z">
        <w:r>
          <w:t>use</w:t>
        </w:r>
      </w:ins>
      <w:ins w:id="612" w:author="blackline-tool" w:date="2026-04-13T14:43:10Z">
        <w:r>
          <w:t>,</w:t>
        </w:r>
      </w:ins>
      <w:ins w:id="613" w:author="blackline-tool" w:date="2026-04-13T14:43:10Z">
        <w:r>
          <w:t xml:space="preserve"> </w:t>
        </w:r>
      </w:ins>
      <w:ins w:id="614" w:author="blackline-tool" w:date="2026-04-13T14:43:10Z">
        <w:r>
          <w:t>and</w:t>
        </w:r>
      </w:ins>
      <w:ins w:id="615" w:author="blackline-tool" w:date="2026-04-13T14:43:10Z">
        <w:r>
          <w:t xml:space="preserve"> </w:t>
        </w:r>
      </w:ins>
      <w:ins w:id="616" w:author="blackline-tool" w:date="2026-04-13T14:43:10Z">
        <w:r>
          <w:t>CN</w:t>
        </w:r>
      </w:ins>
      <w:ins w:id="617" w:author="blackline-tool" w:date="2026-04-13T14:43:10Z">
        <w:r>
          <w:t xml:space="preserve"> </w:t>
        </w:r>
      </w:ins>
      <w:ins w:id="618" w:author="blackline-tool" w:date="2026-04-13T14:43:10Z">
        <w:r>
          <w:t>shall</w:t>
        </w:r>
      </w:ins>
      <w:ins w:id="619" w:author="blackline-tool" w:date="2026-04-13T14:43:10Z">
        <w:r>
          <w:t xml:space="preserve"> </w:t>
        </w:r>
      </w:ins>
      <w:ins w:id="620" w:author="blackline-tool" w:date="2026-04-13T14:43:10Z">
        <w:r>
          <w:t>not</w:t>
        </w:r>
      </w:ins>
      <w:ins w:id="621" w:author="blackline-tool" w:date="2026-04-13T14:43:10Z">
        <w:r>
          <w:t xml:space="preserve"> </w:t>
        </w:r>
      </w:ins>
      <w:ins w:id="622" w:author="blackline-tool" w:date="2026-04-13T14:43:10Z">
        <w:r>
          <w:t>use</w:t>
        </w:r>
      </w:ins>
      <w:ins w:id="623" w:author="blackline-tool" w:date="2026-04-13T14:43:10Z">
        <w:r>
          <w:t>,</w:t>
        </w:r>
      </w:ins>
      <w:ins w:id="624" w:author="blackline-tool" w:date="2026-04-13T14:43:10Z">
        <w:r>
          <w:t xml:space="preserve"> </w:t>
        </w:r>
      </w:ins>
      <w:ins w:id="625" w:author="blackline-tool" w:date="2026-04-13T14:43:10Z">
        <w:r>
          <w:t>permit</w:t>
        </w:r>
      </w:ins>
      <w:ins w:id="626" w:author="blackline-tool" w:date="2026-04-13T14:43:10Z">
        <w:r>
          <w:t xml:space="preserve"> </w:t>
        </w:r>
      </w:ins>
      <w:ins w:id="627" w:author="blackline-tool" w:date="2026-04-13T14:43:10Z">
        <w:r>
          <w:t>the</w:t>
        </w:r>
      </w:ins>
      <w:ins w:id="628" w:author="blackline-tool" w:date="2026-04-13T14:43:10Z">
        <w:r>
          <w:t xml:space="preserve"> </w:t>
        </w:r>
      </w:ins>
      <w:ins w:id="629" w:author="blackline-tool" w:date="2026-04-13T14:43:10Z">
        <w:r>
          <w:t>use</w:t>
        </w:r>
      </w:ins>
      <w:ins w:id="630" w:author="blackline-tool" w:date="2026-04-13T14:43:10Z">
        <w:r>
          <w:t xml:space="preserve"> </w:t>
        </w:r>
      </w:ins>
      <w:ins w:id="631" w:author="blackline-tool" w:date="2026-04-13T14:43:10Z">
        <w:r>
          <w:t>of</w:t>
        </w:r>
      </w:ins>
      <w:ins w:id="632" w:author="blackline-tool" w:date="2026-04-13T14:43:10Z">
        <w:r>
          <w:t>,</w:t>
        </w:r>
      </w:ins>
      <w:ins w:id="633" w:author="blackline-tool" w:date="2026-04-13T14:43:10Z">
        <w:r>
          <w:t xml:space="preserve"> </w:t>
        </w:r>
      </w:ins>
      <w:ins w:id="634" w:author="blackline-tool" w:date="2026-04-13T14:43:10Z">
        <w:r>
          <w:t>or</w:t>
        </w:r>
      </w:ins>
      <w:ins w:id="635" w:author="blackline-tool" w:date="2026-04-13T14:43:10Z">
        <w:r>
          <w:t xml:space="preserve"> </w:t>
        </w:r>
      </w:ins>
      <w:ins w:id="636" w:author="blackline-tool" w:date="2026-04-13T14:43:10Z">
        <w:r>
          <w:t>allocate</w:t>
        </w:r>
      </w:ins>
      <w:ins w:id="637" w:author="blackline-tool" w:date="2026-04-13T14:43:10Z">
        <w:r>
          <w:t xml:space="preserve"> </w:t>
        </w:r>
      </w:ins>
      <w:ins w:id="638" w:author="blackline-tool" w:date="2026-04-13T14:43:10Z">
        <w:r>
          <w:t>capacity</w:t>
        </w:r>
      </w:ins>
      <w:ins w:id="639" w:author="blackline-tool" w:date="2026-04-13T14:43:10Z">
        <w:r>
          <w:t xml:space="preserve"> </w:t>
        </w:r>
      </w:ins>
      <w:ins w:id="640" w:author="blackline-tool" w:date="2026-04-13T14:43:10Z">
        <w:r>
          <w:t>on</w:t>
        </w:r>
      </w:ins>
      <w:ins w:id="641" w:author="blackline-tool" w:date="2026-04-13T14:43:10Z">
        <w:r>
          <w:t xml:space="preserve"> </w:t>
        </w:r>
      </w:ins>
      <w:ins w:id="642" w:author="blackline-tool" w:date="2026-04-13T14:43:10Z">
        <w:r>
          <w:t>that</w:t>
        </w:r>
      </w:ins>
      <w:ins w:id="643" w:author="blackline-tool" w:date="2026-04-13T14:43:10Z">
        <w:r>
          <w:t xml:space="preserve"> </w:t>
        </w:r>
      </w:ins>
      <w:ins w:id="644" w:author="blackline-tool" w:date="2026-04-13T14:43:10Z">
        <w:r>
          <w:t>infrastructure</w:t>
        </w:r>
      </w:ins>
      <w:ins w:id="645" w:author="blackline-tool" w:date="2026-04-13T14:43:10Z">
        <w:r>
          <w:t xml:space="preserve"> </w:t>
        </w:r>
      </w:ins>
      <w:ins w:id="646" w:author="blackline-tool" w:date="2026-04-13T14:43:10Z">
        <w:r>
          <w:t>to</w:t>
        </w:r>
      </w:ins>
      <w:ins w:id="647" w:author="blackline-tool" w:date="2026-04-13T14:43:10Z">
        <w:r>
          <w:t xml:space="preserve"> </w:t>
        </w:r>
      </w:ins>
      <w:ins w:id="648" w:author="blackline-tool" w:date="2026-04-13T14:43:10Z">
        <w:r>
          <w:t>any</w:t>
        </w:r>
      </w:ins>
      <w:ins w:id="649" w:author="blackline-tool" w:date="2026-04-13T14:43:10Z">
        <w:r>
          <w:t xml:space="preserve"> </w:t>
        </w:r>
      </w:ins>
      <w:ins w:id="650" w:author="blackline-tool" w:date="2026-04-13T14:43:10Z">
        <w:r>
          <w:t>third</w:t>
        </w:r>
      </w:ins>
      <w:ins w:id="651" w:author="blackline-tool" w:date="2026-04-13T14:43:10Z">
        <w:r>
          <w:t xml:space="preserve"> </w:t>
        </w:r>
      </w:ins>
      <w:ins w:id="652" w:author="blackline-tool" w:date="2026-04-13T14:43:10Z">
        <w:r>
          <w:t>party</w:t>
        </w:r>
      </w:ins>
      <w:ins w:id="653" w:author="blackline-tool" w:date="2026-04-13T14:43:10Z">
        <w:r>
          <w:t xml:space="preserve"> </w:t>
        </w:r>
      </w:ins>
      <w:ins w:id="654" w:author="blackline-tool" w:date="2026-04-13T14:43:10Z">
        <w:r>
          <w:t>without</w:t>
        </w:r>
      </w:ins>
      <w:ins w:id="655" w:author="blackline-tool" w:date="2026-04-13T14:43:10Z">
        <w:r>
          <w:t xml:space="preserve"> </w:t>
        </w:r>
      </w:ins>
      <w:ins w:id="656" w:author="blackline-tool" w:date="2026-04-13T14:43:10Z">
        <w:r>
          <w:t>Power</w:t>
        </w:r>
      </w:ins>
      <w:ins w:id="657" w:author="blackline-tool" w:date="2026-04-13T14:43:10Z">
        <w:r>
          <w:t xml:space="preserve"> </w:t>
        </w:r>
      </w:ins>
      <w:ins w:id="658" w:author="blackline-tool" w:date="2026-04-13T14:43:10Z">
        <w:r>
          <w:t>Wood</w:t>
        </w:r>
      </w:ins>
      <w:ins w:id="659" w:author="blackline-tool" w:date="2026-04-13T14:43:10Z">
        <w:r>
          <w:t>’</w:t>
        </w:r>
      </w:ins>
      <w:ins w:id="660" w:author="blackline-tool" w:date="2026-04-13T14:43:10Z">
        <w:r>
          <w:t>s</w:t>
        </w:r>
      </w:ins>
      <w:ins w:id="661" w:author="blackline-tool" w:date="2026-04-13T14:43:10Z">
        <w:r>
          <w:t xml:space="preserve"> </w:t>
        </w:r>
      </w:ins>
      <w:ins w:id="662" w:author="blackline-tool" w:date="2026-04-13T14:43:10Z">
        <w:r>
          <w:t>prior</w:t>
        </w:r>
      </w:ins>
      <w:ins w:id="663" w:author="blackline-tool" w:date="2026-04-13T14:43:10Z">
        <w:r>
          <w:t xml:space="preserve"> </w:t>
        </w:r>
      </w:ins>
      <w:ins w:id="664" w:author="blackline-tool" w:date="2026-04-13T14:43:10Z">
        <w:r>
          <w:t>written</w:t>
        </w:r>
      </w:ins>
      <w:ins w:id="665" w:author="blackline-tool" w:date="2026-04-13T14:43:10Z">
        <w:r>
          <w:t xml:space="preserve"> </w:t>
        </w:r>
      </w:ins>
      <w:ins w:id="666" w:author="blackline-tool" w:date="2026-04-13T14:43:10Z">
        <w:r>
          <w:t>consent</w:t>
        </w:r>
      </w:ins>
      <w:ins w:id="667" w:author="blackline-tool" w:date="2026-04-13T14:43:10Z">
        <w:r>
          <w:t>.</w:t>
        </w:r>
      </w:ins>
    </w:p>
    <w:p/>
    <w:p/>
    <w:p>
      <w:pPr>
        <w:jc w:val="left"/>
      </w:pPr>
      <w:r>
        <w:rPr>
          <w:b/>
        </w:rPr>
        <w:t>5.</w:t>
      </w:r>
      <w:r>
        <w:rPr>
          <w:b/>
        </w:rPr>
        <w:tab/>
        <w:t>Capital Expenditure Allocation</w:t>
      </w:r>
    </w:p>
    <w:p/>
    <w:p>
      <w:r>
        <w:t>5.1</w:t>
      </w:r>
      <w:r>
        <w:tab/>
      </w:r>
      <w:r>
        <w:rPr>
          <w:b/>
        </w:rPr>
        <w:t>Principles.</w:t>
      </w:r>
      <w:r>
        <w:t xml:space="preserve"> Capital expenditure in connection with the service under this Framework is allocated on the following principles, each an element of commercial reasonableness under s. 112 CTA: (a) Power Wood bears the cost of infrastructure specific to its own operations (the La Crête facility, the High Level unit train loop, and the High Level transload); (b) CN bears the cost of corridor infrastructure, recoverable through standard rates; (c) no capital expenditure is required of either party unless operationally necessary for the service level then in effect; and (d) where any CN expenditure both serves the Traffic and benefits other MKNR users, Power Wood’s contribution is limited to its documented pro-rata share of the incremental benefit Power Wood receives.</w:t>
      </w:r>
    </w:p>
    <w:p/>
    <w:p>
      <w:r>
        <w:t>5.2</w:t>
      </w:r>
      <w:r>
        <w:tab/>
      </w:r>
      <w:r>
        <w:rPr>
          <w:b/>
        </w:rPr>
        <w:t>Phase 1 — no CN capital contribution required.</w:t>
      </w:r>
      <w:r>
        <w:t xml:space="preserve"> On the findings of the Karpo Report, and on CN’s own March 18, 2024 position that it could accommodate approximately 20 cars per week within existing infrastructure, no CN capital expenditure is operationally required for the </w:t>
      </w:r>
      <w:r>
        <w:lastRenderedPageBreak/>
        <w:t>Commissioning Period or Phase 1. Power Wood does not accept, and will not contribute to, any CN capital expenditure as a condition of Commissioning Period or Phase 1 service.</w:t>
      </w:r>
    </w:p>
    <w:p/>
    <w:p>
      <w:r>
        <w:t>5.3</w:t>
      </w:r>
      <w:r>
        <w:tab/>
      </w:r>
      <w:r>
        <w:rPr>
          <w:b/>
        </w:rPr>
        <w:t>Phase 2 — contingent and contested.</w:t>
      </w:r>
      <w:r>
        <w:t xml:space="preserve"> </w:t>
      </w:r>
      <w:r>
        <w:rPr>
          <w:i/>
        </w:rPr>
        <w:t>Primary Position:</w:t>
      </w:r>
      <w:r>
        <w:t xml:space="preserve"> on the Karpo Report findings, no CN capital expenditure is operationally required for Phase 2 either. A 3.8% corridor traffic increase does not trigger a capacity constraint requiring new infrastructure and sits within CN’s stated growth envelope on a corridor where volumes have declined since 2021. </w:t>
      </w:r>
      <w:r>
        <w:rPr>
          <w:i/>
        </w:rPr>
        <w:t>Alternative Position:</w:t>
      </w:r>
      <w:r>
        <w:t xml:space="preserve"> if, through the dispute process in paragraph 10, the parties agree or an arbitral body determines that specific CN capital expenditure is operationally necessary for Phase 2, Power Wood will contribute only on the basis that (i) the item is specifically and uniquely required for the Traffic and is not part of CN’s ordinary network investment program, (ii) Power Wood’s contribution is limited to its documented pro-rata share of incremental benefit, (iii) CN demonstrates the expenditure is not recoverable through ordinary tariff mechanisms or contributions from other beneficiaries, and (iv) any contribution is subject to the recoupment in paragraph 5.5.</w:t>
      </w:r>
    </w:p>
    <w:p/>
    <w:p>
      <w:r>
        <w:t>5.4</w:t>
      </w:r>
      <w:r>
        <w:tab/>
      </w:r>
      <w:r>
        <w:rPr>
          <w:b/>
        </w:rPr>
        <w:t>Pickardville Demand — rejected as a blanket precondition.</w:t>
      </w:r>
      <w:r>
        <w:t xml:space="preserve"> Power Wood does not accept the Pickardville Demand as a precondition to service. The proposed siding is located approximately 460 miles south of High Level, would benefit all existing MKNR customers rather than Power Wood specifically, is not operationally required on the Karpo Report findings, and, on the revenues and margins implied by the Freight Rate applied to Phase 2 volumes, would generate a return to CN exceeding CN’s publicly stated corporate return-on-invested-capital target. The Pickardville Demand therefore reflects a business decision, not a genuine operational or financial obstacle to service.</w:t>
      </w:r>
    </w:p>
    <w:p/>
    <w:p>
      <w:r>
        <w:t>5</w:t>
      </w:r>
      <w:r>
        <w:t>.</w:t>
      </w:r>
      <w:r>
        <w:t>5</w:t>
      </w:r>
      <w:r>
        <w:tab/>
      </w:r>
      <w:r>
        <w:t>Third</w:t>
      </w:r>
      <w:r>
        <w:t>-</w:t>
      </w:r>
      <w:r>
        <w:t>party</w:t>
      </w:r>
      <w:r>
        <w:t xml:space="preserve"> </w:t>
      </w:r>
      <w:r>
        <w:t>benefit</w:t>
      </w:r>
      <w:r>
        <w:t xml:space="preserve"> </w:t>
      </w:r>
      <w:r>
        <w:t>recoupment</w:t>
      </w:r>
      <w:r>
        <w:t>.</w:t>
      </w:r>
      <w:r>
        <w:t xml:space="preserve"> </w:t>
      </w:r>
      <w:r>
        <w:t>To</w:t>
      </w:r>
      <w:r>
        <w:t xml:space="preserve"> </w:t>
      </w:r>
      <w:r>
        <w:t>the</w:t>
      </w:r>
      <w:r>
        <w:t xml:space="preserve"> </w:t>
      </w:r>
      <w:r>
        <w:t>extent</w:t>
      </w:r>
      <w:r>
        <w:t xml:space="preserve"> </w:t>
      </w:r>
      <w:r>
        <w:t>any</w:t>
      </w:r>
      <w:r>
        <w:t xml:space="preserve"> </w:t>
      </w:r>
      <w:r>
        <w:t>CN</w:t>
      </w:r>
      <w:r>
        <w:t xml:space="preserve"> </w:t>
      </w:r>
      <w:r>
        <w:t>capital</w:t>
      </w:r>
      <w:r>
        <w:t xml:space="preserve"> </w:t>
      </w:r>
      <w:r>
        <w:t>expenditure</w:t>
      </w:r>
      <w:r>
        <w:t xml:space="preserve"> </w:t>
      </w:r>
      <w:r>
        <w:t>is</w:t>
      </w:r>
      <w:r>
        <w:t xml:space="preserve"> </w:t>
      </w:r>
      <w:r>
        <w:t>ultimately</w:t>
      </w:r>
      <w:r>
        <w:t xml:space="preserve"> </w:t>
      </w:r>
      <w:r>
        <w:t>contributed</w:t>
      </w:r>
      <w:r>
        <w:t xml:space="preserve"> </w:t>
      </w:r>
      <w:r>
        <w:t>to</w:t>
      </w:r>
      <w:r>
        <w:t xml:space="preserve"> </w:t>
      </w:r>
      <w:r>
        <w:t>by</w:t>
      </w:r>
      <w:r>
        <w:t xml:space="preserve"> </w:t>
      </w:r>
      <w:r>
        <w:t>Power</w:t>
      </w:r>
      <w:r>
        <w:t xml:space="preserve"> </w:t>
      </w:r>
      <w:r>
        <w:t>Wood</w:t>
      </w:r>
      <w:r>
        <w:t xml:space="preserve"> </w:t>
      </w:r>
      <w:r>
        <w:t>under</w:t>
      </w:r>
      <w:r>
        <w:t xml:space="preserve"> </w:t>
      </w:r>
      <w:r>
        <w:t>paragraph</w:t>
      </w:r>
      <w:r>
        <w:t xml:space="preserve"> </w:t>
      </w:r>
      <w:r>
        <w:t>5</w:t>
      </w:r>
      <w:r>
        <w:t>.</w:t>
      </w:r>
      <w:r>
        <w:t>3</w:t>
      </w:r>
      <w:r>
        <w:t xml:space="preserve"> </w:t>
      </w:r>
      <w:r>
        <w:t>and</w:t>
      </w:r>
      <w:r>
        <w:t xml:space="preserve"> </w:t>
      </w:r>
      <w:r>
        <w:t>generates</w:t>
      </w:r>
      <w:r>
        <w:t xml:space="preserve"> </w:t>
      </w:r>
      <w:r>
        <w:t>operational</w:t>
      </w:r>
      <w:r>
        <w:t xml:space="preserve"> </w:t>
      </w:r>
      <w:r>
        <w:t>benefits</w:t>
      </w:r>
      <w:r>
        <w:t xml:space="preserve"> </w:t>
      </w:r>
      <w:r>
        <w:t>for</w:t>
      </w:r>
      <w:r>
        <w:t xml:space="preserve"> </w:t>
      </w:r>
      <w:r>
        <w:t>other</w:t>
      </w:r>
      <w:r>
        <w:t xml:space="preserve"> </w:t>
      </w:r>
      <w:r>
        <w:t>MKNR</w:t>
      </w:r>
      <w:r>
        <w:t xml:space="preserve"> </w:t>
      </w:r>
      <w:r>
        <w:t>users</w:t>
      </w:r>
      <w:r>
        <w:t>,</w:t>
      </w:r>
      <w:r>
        <w:t xml:space="preserve"> </w:t>
      </w:r>
      <w:r>
        <w:t>Power</w:t>
      </w:r>
      <w:r>
        <w:t xml:space="preserve"> </w:t>
      </w:r>
      <w:r>
        <w:t>Wood</w:t>
      </w:r>
      <w:r>
        <w:t xml:space="preserve"> </w:t>
      </w:r>
      <w:r>
        <w:t>is</w:t>
      </w:r>
      <w:r>
        <w:t xml:space="preserve"> </w:t>
      </w:r>
      <w:r>
        <w:t>entitled</w:t>
      </w:r>
      <w:r>
        <w:t>,</w:t>
      </w:r>
      <w:r>
        <w:t xml:space="preserve"> </w:t>
      </w:r>
      <w:r>
        <w:t>at</w:t>
      </w:r>
      <w:r>
        <w:t xml:space="preserve"> </w:t>
      </w:r>
      <w:del w:id="668" w:author="blackline-tool" w:date="2026-04-13T14:43:10Z">
        <w:r>
          <w:delText>CN</w:delText>
        </w:r>
      </w:del>
      <w:ins w:id="669" w:author="blackline-tool" w:date="2026-04-13T14:43:10Z">
        <w:r>
          <w:t>Power</w:t>
        </w:r>
      </w:ins>
      <w:ins w:id="670" w:author="blackline-tool" w:date="2026-04-13T14:43:10Z">
        <w:r>
          <w:t xml:space="preserve"> </w:t>
        </w:r>
      </w:ins>
      <w:ins w:id="671" w:author="blackline-tool" w:date="2026-04-13T14:43:10Z">
        <w:r>
          <w:t>Wood</w:t>
        </w:r>
      </w:ins>
      <w:r>
        <w:t>’</w:t>
      </w:r>
      <w:r>
        <w:t>s</w:t>
      </w:r>
      <w:r>
        <w:t xml:space="preserve"> </w:t>
      </w:r>
      <w:r>
        <w:t>election</w:t>
      </w:r>
      <w:r>
        <w:t>,</w:t>
      </w:r>
      <w:r>
        <w:t xml:space="preserve"> </w:t>
      </w:r>
      <w:r>
        <w:t>to</w:t>
      </w:r>
      <w:r>
        <w:t xml:space="preserve"> </w:t>
      </w:r>
      <w:r>
        <w:t>recoupment</w:t>
      </w:r>
      <w:r>
        <w:t xml:space="preserve"> </w:t>
      </w:r>
      <w:r>
        <w:t>on</w:t>
      </w:r>
      <w:r>
        <w:t xml:space="preserve"> </w:t>
      </w:r>
      <w:r>
        <w:t>a</w:t>
      </w:r>
      <w:r>
        <w:t xml:space="preserve"> </w:t>
      </w:r>
      <w:r>
        <w:t>pro</w:t>
      </w:r>
      <w:r>
        <w:t>-</w:t>
      </w:r>
      <w:r>
        <w:t>rata</w:t>
      </w:r>
      <w:r>
        <w:t xml:space="preserve"> </w:t>
      </w:r>
      <w:r>
        <w:t>basis</w:t>
      </w:r>
      <w:r>
        <w:t xml:space="preserve"> </w:t>
      </w:r>
      <w:r>
        <w:t>by</w:t>
      </w:r>
      <w:r>
        <w:t xml:space="preserve"> </w:t>
      </w:r>
      <w:r>
        <w:t>(</w:t>
      </w:r>
      <w:r>
        <w:t>a</w:t>
      </w:r>
      <w:r>
        <w:t>)</w:t>
      </w:r>
      <w:r>
        <w:t xml:space="preserve"> </w:t>
      </w:r>
      <w:r>
        <w:t>a</w:t>
      </w:r>
      <w:r>
        <w:t xml:space="preserve"> </w:t>
      </w:r>
      <w:r>
        <w:t>rate</w:t>
      </w:r>
      <w:r>
        <w:t xml:space="preserve"> </w:t>
      </w:r>
      <w:r>
        <w:t>rebate</w:t>
      </w:r>
      <w:r>
        <w:t xml:space="preserve"> </w:t>
      </w:r>
      <w:r>
        <w:t>applied</w:t>
      </w:r>
      <w:r>
        <w:t xml:space="preserve"> </w:t>
      </w:r>
      <w:r>
        <w:t>to</w:t>
      </w:r>
      <w:r>
        <w:t xml:space="preserve"> </w:t>
      </w:r>
      <w:r>
        <w:t>Freight</w:t>
      </w:r>
      <w:r>
        <w:t xml:space="preserve"> </w:t>
      </w:r>
      <w:r>
        <w:t>Rate</w:t>
      </w:r>
      <w:r>
        <w:t xml:space="preserve"> </w:t>
      </w:r>
      <w:r>
        <w:t>invoices</w:t>
      </w:r>
      <w:r>
        <w:t xml:space="preserve"> </w:t>
      </w:r>
      <w:r>
        <w:t>over</w:t>
      </w:r>
      <w:r>
        <w:t xml:space="preserve"> </w:t>
      </w:r>
      <w:r>
        <w:t>a</w:t>
      </w:r>
      <w:r>
        <w:t xml:space="preserve"> </w:t>
      </w:r>
      <w:r>
        <w:t>defined</w:t>
      </w:r>
      <w:r>
        <w:t xml:space="preserve"> </w:t>
      </w:r>
      <w:r>
        <w:t>payback</w:t>
      </w:r>
      <w:r>
        <w:t xml:space="preserve"> </w:t>
      </w:r>
      <w:r>
        <w:t>period</w:t>
      </w:r>
      <w:r>
        <w:t>,</w:t>
      </w:r>
      <w:r>
        <w:t xml:space="preserve"> </w:t>
      </w:r>
      <w:r>
        <w:t>(</w:t>
      </w:r>
      <w:r>
        <w:t>b</w:t>
      </w:r>
      <w:r>
        <w:t>)</w:t>
      </w:r>
      <w:r>
        <w:t xml:space="preserve"> </w:t>
      </w:r>
      <w:r>
        <w:t>a</w:t>
      </w:r>
      <w:r>
        <w:t xml:space="preserve"> </w:t>
      </w:r>
      <w:r>
        <w:t>direct</w:t>
      </w:r>
      <w:r>
        <w:t xml:space="preserve"> </w:t>
      </w:r>
      <w:r>
        <w:t>cash</w:t>
      </w:r>
      <w:r>
        <w:t xml:space="preserve"> </w:t>
      </w:r>
      <w:r>
        <w:t>offset</w:t>
      </w:r>
      <w:r>
        <w:t xml:space="preserve"> </w:t>
      </w:r>
      <w:r>
        <w:t>against</w:t>
      </w:r>
      <w:r>
        <w:t xml:space="preserve"> </w:t>
      </w:r>
      <w:r>
        <w:t>Power</w:t>
      </w:r>
      <w:r>
        <w:t xml:space="preserve"> </w:t>
      </w:r>
      <w:r>
        <w:t>Wood</w:t>
      </w:r>
      <w:r>
        <w:t>’</w:t>
      </w:r>
      <w:r>
        <w:t>s</w:t>
      </w:r>
      <w:r>
        <w:t xml:space="preserve"> </w:t>
      </w:r>
      <w:r>
        <w:t>contribution</w:t>
      </w:r>
      <w:r>
        <w:t xml:space="preserve"> </w:t>
      </w:r>
      <w:r>
        <w:t>to</w:t>
      </w:r>
      <w:r>
        <w:t xml:space="preserve"> </w:t>
      </w:r>
      <w:r>
        <w:t>the</w:t>
      </w:r>
      <w:r>
        <w:t xml:space="preserve"> </w:t>
      </w:r>
      <w:r>
        <w:t>extent</w:t>
      </w:r>
      <w:r>
        <w:t xml:space="preserve"> </w:t>
      </w:r>
      <w:r>
        <w:t>CN</w:t>
      </w:r>
      <w:r>
        <w:t xml:space="preserve"> </w:t>
      </w:r>
      <w:r>
        <w:t>recovers</w:t>
      </w:r>
      <w:r>
        <w:t xml:space="preserve"> </w:t>
      </w:r>
      <w:r>
        <w:t>cost</w:t>
      </w:r>
      <w:r>
        <w:t xml:space="preserve"> </w:t>
      </w:r>
      <w:r>
        <w:t>from</w:t>
      </w:r>
      <w:r>
        <w:t xml:space="preserve"> </w:t>
      </w:r>
      <w:r>
        <w:t>other</w:t>
      </w:r>
      <w:r>
        <w:t xml:space="preserve"> </w:t>
      </w:r>
      <w:r>
        <w:t>users</w:t>
      </w:r>
      <w:r>
        <w:t>,</w:t>
      </w:r>
      <w:r>
        <w:t xml:space="preserve"> </w:t>
      </w:r>
      <w:r>
        <w:t>or</w:t>
      </w:r>
      <w:r>
        <w:t xml:space="preserve"> </w:t>
      </w:r>
      <w:r>
        <w:t>(</w:t>
      </w:r>
      <w:r>
        <w:t>c</w:t>
      </w:r>
      <w:r>
        <w:t>)</w:t>
      </w:r>
      <w:r>
        <w:t xml:space="preserve"> </w:t>
      </w:r>
      <w:r>
        <w:t>a</w:t>
      </w:r>
      <w:r>
        <w:t xml:space="preserve"> </w:t>
      </w:r>
      <w:r>
        <w:t>first</w:t>
      </w:r>
      <w:r>
        <w:t>-</w:t>
      </w:r>
      <w:r>
        <w:t>mover</w:t>
      </w:r>
      <w:r>
        <w:t xml:space="preserve"> </w:t>
      </w:r>
      <w:r>
        <w:t>benefit</w:t>
      </w:r>
      <w:r>
        <w:t xml:space="preserve"> </w:t>
      </w:r>
      <w:r>
        <w:t>credit</w:t>
      </w:r>
      <w:r>
        <w:t xml:space="preserve"> </w:t>
      </w:r>
      <w:r>
        <w:t>recognizing</w:t>
      </w:r>
      <w:r>
        <w:t xml:space="preserve"> </w:t>
      </w:r>
      <w:r>
        <w:t>the</w:t>
      </w:r>
      <w:r>
        <w:t xml:space="preserve"> </w:t>
      </w:r>
      <w:r>
        <w:t>capacity</w:t>
      </w:r>
      <w:r>
        <w:t xml:space="preserve"> </w:t>
      </w:r>
      <w:r>
        <w:t>Power</w:t>
      </w:r>
      <w:r>
        <w:t xml:space="preserve"> </w:t>
      </w:r>
      <w:r>
        <w:t>Wood</w:t>
      </w:r>
      <w:r>
        <w:t>’</w:t>
      </w:r>
      <w:r>
        <w:t>s</w:t>
      </w:r>
      <w:r>
        <w:t xml:space="preserve"> </w:t>
      </w:r>
      <w:r>
        <w:t>contribution</w:t>
      </w:r>
      <w:r>
        <w:t xml:space="preserve"> </w:t>
      </w:r>
      <w:r>
        <w:t>creates</w:t>
      </w:r>
      <w:r>
        <w:t>.</w:t>
      </w:r>
    </w:p>
    <w:p/>
    <w:p/>
    <w:p>
      <w:pPr>
        <w:jc w:val="left"/>
      </w:pPr>
      <w:r>
        <w:rPr>
          <w:b/>
        </w:rPr>
        <w:t>6.</w:t>
      </w:r>
      <w:r>
        <w:rPr>
          <w:b/>
        </w:rPr>
        <w:tab/>
        <w:t>Rate and Commercial Terms</w:t>
      </w:r>
    </w:p>
    <w:p/>
    <w:p>
      <w:r>
        <w:t>6</w:t>
      </w:r>
      <w:r>
        <w:t>.</w:t>
      </w:r>
      <w:r>
        <w:t>1</w:t>
      </w:r>
      <w:r>
        <w:tab/>
      </w:r>
      <w:r>
        <w:t>Freight</w:t>
      </w:r>
      <w:r>
        <w:t xml:space="preserve"> </w:t>
      </w:r>
      <w:r>
        <w:t>Rate</w:t>
      </w:r>
      <w:r>
        <w:t>.</w:t>
      </w:r>
      <w:r>
        <w:t xml:space="preserve"> </w:t>
      </w:r>
      <w:r>
        <w:t>The</w:t>
      </w:r>
      <w:r>
        <w:t xml:space="preserve"> </w:t>
      </w:r>
      <w:r>
        <w:t>base</w:t>
      </w:r>
      <w:r>
        <w:t xml:space="preserve"> </w:t>
      </w:r>
      <w:r>
        <w:t>Freight</w:t>
      </w:r>
      <w:r>
        <w:t xml:space="preserve"> </w:t>
      </w:r>
      <w:r>
        <w:t>Rate</w:t>
      </w:r>
      <w:r>
        <w:t xml:space="preserve"> </w:t>
      </w:r>
      <w:r>
        <w:t>is</w:t>
      </w:r>
      <w:r>
        <w:t xml:space="preserve"> </w:t>
      </w:r>
      <w:del w:id="672" w:author="blackline-tool" w:date="2026-04-13T14:43:10Z">
        <w:r>
          <w:delText>[</w:delText>
        </w:r>
      </w:del>
      <w:del w:id="673" w:author="blackline-tool" w:date="2026-04-13T14:43:10Z">
        <w:r>
          <w:delText>NTD</w:delText>
        </w:r>
      </w:del>
      <w:del w:id="674" w:author="blackline-tool" w:date="2026-04-13T14:43:10Z">
        <w:r>
          <w:delText>:</w:delText>
        </w:r>
      </w:del>
      <w:ins w:id="675" w:author="blackline-tool" w:date="2026-04-13T14:43:10Z">
        <w:r>
          <w:t>to</w:t>
        </w:r>
      </w:ins>
      <w:r>
        <w:t xml:space="preserve"> </w:t>
      </w:r>
      <w:del w:id="676" w:author="blackline-tool" w:date="2026-04-13T14:43:10Z">
        <w:r>
          <w:delText>confirm</w:delText>
        </w:r>
      </w:del>
      <w:ins w:id="677" w:author="blackline-tool" w:date="2026-04-13T14:43:10Z">
        <w:r>
          <w:t>be</w:t>
        </w:r>
      </w:ins>
      <w:r>
        <w:t xml:space="preserve"> </w:t>
      </w:r>
      <w:del w:id="678" w:author="blackline-tool" w:date="2026-04-13T14:43:10Z">
        <w:r>
          <w:delText>—</w:delText>
        </w:r>
      </w:del>
      <w:ins w:id="679" w:author="blackline-tool" w:date="2026-04-13T14:43:10Z">
        <w:r>
          <w:t>confirmed</w:t>
        </w:r>
      </w:ins>
      <w:ins w:id="680" w:author="blackline-tool" w:date="2026-04-13T14:43:10Z">
        <w:r>
          <w:t>.</w:t>
        </w:r>
      </w:ins>
      <w:ins w:id="681" w:author="blackline-tool" w:date="2026-04-13T14:43:10Z">
        <w:r>
          <w:t xml:space="preserve"> </w:t>
        </w:r>
      </w:ins>
      <w:ins w:id="682" w:author="blackline-tool" w:date="2026-04-13T14:43:10Z">
        <w:r>
          <w:t>An</w:t>
        </w:r>
      </w:ins>
      <w:r>
        <w:t xml:space="preserve"> </w:t>
      </w:r>
      <w:r>
        <w:t>indicative</w:t>
      </w:r>
      <w:r>
        <w:t xml:space="preserve"> </w:t>
      </w:r>
      <w:del w:id="683" w:author="blackline-tool" w:date="2026-04-13T14:43:10Z">
        <w:r>
          <w:delText>rate</w:delText>
        </w:r>
      </w:del>
      <w:ins w:id="684" w:author="blackline-tool" w:date="2026-04-13T14:43:10Z">
        <w:r>
          <w:t>figure</w:t>
        </w:r>
      </w:ins>
      <w:r>
        <w:t xml:space="preserve"> </w:t>
      </w:r>
      <w:r>
        <w:t>of</w:t>
      </w:r>
      <w:r>
        <w:t xml:space="preserve"> </w:t>
      </w:r>
      <w:r>
        <w:t>approximately</w:t>
      </w:r>
      <w:r>
        <w:t xml:space="preserve"> </w:t>
      </w:r>
      <w:r>
        <w:t>$</w:t>
      </w:r>
      <w:r>
        <w:t>5</w:t>
      </w:r>
      <w:r>
        <w:t>,</w:t>
      </w:r>
      <w:r>
        <w:t>664</w:t>
      </w:r>
      <w:r>
        <w:t xml:space="preserve"> </w:t>
      </w:r>
      <w:r>
        <w:t>per</w:t>
      </w:r>
      <w:r>
        <w:t xml:space="preserve"> </w:t>
      </w:r>
      <w:r>
        <w:t>covered</w:t>
      </w:r>
      <w:r>
        <w:t xml:space="preserve"> </w:t>
      </w:r>
      <w:r>
        <w:t>hopper</w:t>
      </w:r>
      <w:r>
        <w:t xml:space="preserve"> </w:t>
      </w:r>
      <w:r>
        <w:t>carload</w:t>
      </w:r>
      <w:r>
        <w:t xml:space="preserve"> </w:t>
      </w:r>
      <w:del w:id="685" w:author="blackline-tool" w:date="2026-04-13T14:43:10Z">
        <w:r>
          <w:delText>at</w:delText>
        </w:r>
      </w:del>
      <w:ins w:id="686" w:author="blackline-tool" w:date="2026-04-13T14:43:10Z">
        <w:r>
          <w:t>was</w:t>
        </w:r>
      </w:ins>
      <w:r>
        <w:t xml:space="preserve"> </w:t>
      </w:r>
      <w:del w:id="687" w:author="blackline-tool" w:date="2026-04-13T14:43:10Z">
        <w:r>
          <w:delText>Phase</w:delText>
        </w:r>
      </w:del>
      <w:ins w:id="688" w:author="blackline-tool" w:date="2026-04-13T14:43:10Z">
        <w:r>
          <w:t>discussed</w:t>
        </w:r>
      </w:ins>
      <w:ins w:id="689" w:author="blackline-tool" w:date="2026-04-13T14:43:10Z">
        <w:r>
          <w:t xml:space="preserve"> </w:t>
        </w:r>
      </w:ins>
      <w:ins w:id="690" w:author="blackline-tool" w:date="2026-04-13T14:43:10Z">
        <w:r>
          <w:t>with</w:t>
        </w:r>
      </w:ins>
      <w:ins w:id="691" w:author="blackline-tool" w:date="2026-04-13T14:43:10Z">
        <w:r>
          <w:t xml:space="preserve"> </w:t>
        </w:r>
      </w:ins>
      <w:ins w:id="692" w:author="blackline-tool" w:date="2026-04-13T14:43:10Z">
        <w:r>
          <w:t>CN</w:t>
        </w:r>
      </w:ins>
      <w:ins w:id="693" w:author="blackline-tool" w:date="2026-04-13T14:43:10Z">
        <w:r>
          <w:t xml:space="preserve"> </w:t>
        </w:r>
      </w:ins>
      <w:ins w:id="694" w:author="blackline-tool" w:date="2026-04-13T14:43:10Z">
        <w:r>
          <w:t>during</w:t>
        </w:r>
      </w:ins>
      <w:ins w:id="695" w:author="blackline-tool" w:date="2026-04-13T14:43:10Z">
        <w:r>
          <w:t xml:space="preserve"> </w:t>
        </w:r>
      </w:ins>
      <w:ins w:id="696" w:author="blackline-tool" w:date="2026-04-13T14:43:10Z">
        <w:r>
          <w:t>the</w:t>
        </w:r>
      </w:ins>
      <w:ins w:id="697" w:author="blackline-tool" w:date="2026-04-13T14:43:10Z">
        <w:r>
          <w:t xml:space="preserve"> </w:t>
        </w:r>
      </w:ins>
      <w:ins w:id="698" w:author="blackline-tool" w:date="2026-04-13T14:43:10Z">
        <w:r>
          <w:t>initial</w:t>
        </w:r>
      </w:ins>
      <w:r>
        <w:t xml:space="preserve"> </w:t>
      </w:r>
      <w:r>
        <w:t>2</w:t>
      </w:r>
      <w:r>
        <w:t xml:space="preserve"> </w:t>
      </w:r>
      <w:del w:id="699" w:author="blackline-tool" w:date="2026-04-13T14:43:10Z">
        <w:r>
          <w:delText>volumes</w:delText>
        </w:r>
      </w:del>
      <w:del w:id="700" w:author="blackline-tool" w:date="2026-04-13T14:43:10Z">
        <w:r>
          <w:delText>,</w:delText>
        </w:r>
      </w:del>
      <w:ins w:id="701" w:author="blackline-tool" w:date="2026-04-13T14:43:10Z">
        <w:r>
          <w:t>engagement</w:t>
        </w:r>
      </w:ins>
      <w:ins w:id="702" w:author="blackline-tool" w:date="2026-04-13T14:43:10Z">
        <w:r>
          <w:t xml:space="preserve"> </w:t>
        </w:r>
      </w:ins>
      <w:ins w:id="703" w:author="blackline-tool" w:date="2026-04-13T14:43:10Z">
        <w:r>
          <w:t>and</w:t>
        </w:r>
      </w:ins>
      <w:ins w:id="704" w:author="blackline-tool" w:date="2026-04-13T14:43:10Z">
        <w:r>
          <w:t xml:space="preserve"> </w:t>
        </w:r>
      </w:ins>
      <w:ins w:id="705" w:author="blackline-tool" w:date="2026-04-13T14:43:10Z">
        <w:r>
          <w:t>is</w:t>
        </w:r>
      </w:ins>
      <w:r>
        <w:t xml:space="preserve"> </w:t>
      </w:r>
      <w:r>
        <w:t>referenced</w:t>
      </w:r>
      <w:r>
        <w:t xml:space="preserve"> </w:t>
      </w:r>
      <w:r>
        <w:t>in</w:t>
      </w:r>
      <w:r>
        <w:t xml:space="preserve"> </w:t>
      </w:r>
      <w:r>
        <w:t>the</w:t>
      </w:r>
      <w:r>
        <w:t xml:space="preserve"> </w:t>
      </w:r>
      <w:r>
        <w:t>Karpo</w:t>
      </w:r>
      <w:r>
        <w:t xml:space="preserve"> </w:t>
      </w:r>
      <w:r>
        <w:t>Report</w:t>
      </w:r>
      <w:r>
        <w:t xml:space="preserve"> </w:t>
      </w:r>
      <w:r>
        <w:t>as</w:t>
      </w:r>
      <w:r>
        <w:t xml:space="preserve"> </w:t>
      </w:r>
      <w:r>
        <w:t>an</w:t>
      </w:r>
      <w:r>
        <w:t xml:space="preserve"> </w:t>
      </w:r>
      <w:r>
        <w:t>engagement</w:t>
      </w:r>
      <w:r>
        <w:t>-</w:t>
      </w:r>
      <w:r>
        <w:t>period</w:t>
      </w:r>
      <w:r>
        <w:t xml:space="preserve"> </w:t>
      </w:r>
      <w:r>
        <w:t>estimate</w:t>
      </w:r>
      <w:r>
        <w:t xml:space="preserve"> </w:t>
      </w:r>
      <w:ins w:id="706" w:author="blackline-tool" w:date="2026-04-13T14:43:10Z">
        <w:r>
          <w:t>only</w:t>
        </w:r>
      </w:ins>
      <w:ins w:id="707" w:author="blackline-tool" w:date="2026-04-13T14:43:10Z">
        <w:r>
          <w:t>;</w:t>
        </w:r>
      </w:ins>
      <w:ins w:id="708" w:author="blackline-tool" w:date="2026-04-13T14:43:10Z">
        <w:r>
          <w:t xml:space="preserve"> </w:t>
        </w:r>
      </w:ins>
      <w:ins w:id="709" w:author="blackline-tool" w:date="2026-04-13T14:43:10Z">
        <w:r>
          <w:t>it</w:t>
        </w:r>
      </w:ins>
      <w:ins w:id="710" w:author="blackline-tool" w:date="2026-04-13T14:43:10Z">
        <w:r>
          <w:t xml:space="preserve"> </w:t>
        </w:r>
      </w:ins>
      <w:ins w:id="711" w:author="blackline-tool" w:date="2026-04-13T14:43:10Z">
        <w:r>
          <w:t>has</w:t>
        </w:r>
      </w:ins>
      <w:ins w:id="712" w:author="blackline-tool" w:date="2026-04-13T14:43:10Z">
        <w:r>
          <w:t xml:space="preserve"> </w:t>
        </w:r>
      </w:ins>
      <w:ins w:id="713" w:author="blackline-tool" w:date="2026-04-13T14:43:10Z">
        <w:r>
          <w:t>not</w:t>
        </w:r>
      </w:ins>
      <w:ins w:id="714" w:author="blackline-tool" w:date="2026-04-13T14:43:10Z">
        <w:r>
          <w:t xml:space="preserve"> </w:t>
        </w:r>
      </w:ins>
      <w:ins w:id="715" w:author="blackline-tool" w:date="2026-04-13T14:43:10Z">
        <w:r>
          <w:t>been</w:t>
        </w:r>
      </w:ins>
      <w:ins w:id="716" w:author="blackline-tool" w:date="2026-04-13T14:43:10Z">
        <w:r>
          <w:t xml:space="preserve"> </w:t>
        </w:r>
      </w:ins>
      <w:ins w:id="717" w:author="blackline-tool" w:date="2026-04-13T14:43:10Z">
        <w:r>
          <w:t>confirmed</w:t>
        </w:r>
      </w:ins>
      <w:ins w:id="718" w:author="blackline-tool" w:date="2026-04-13T14:43:10Z">
        <w:r>
          <w:t xml:space="preserve"> </w:t>
        </w:r>
      </w:ins>
      <w:ins w:id="719" w:author="blackline-tool" w:date="2026-04-13T14:43:10Z">
        <w:r>
          <w:t>by</w:t>
        </w:r>
      </w:ins>
      <w:ins w:id="720" w:author="blackline-tool" w:date="2026-04-13T14:43:10Z">
        <w:r>
          <w:t xml:space="preserve"> </w:t>
        </w:r>
      </w:ins>
      <w:ins w:id="721" w:author="blackline-tool" w:date="2026-04-13T14:43:10Z">
        <w:r>
          <w:t>CN</w:t>
        </w:r>
      </w:ins>
      <w:ins w:id="722" w:author="blackline-tool" w:date="2026-04-13T14:43:10Z">
        <w:r>
          <w:t xml:space="preserve"> </w:t>
        </w:r>
      </w:ins>
      <w:r>
        <w:t>and</w:t>
      </w:r>
      <w:ins w:id="723" w:author="blackline-tool" w:date="2026-04-13T14:43:10Z">
        <w:r>
          <w:t xml:space="preserve"> </w:t>
        </w:r>
      </w:ins>
      <w:ins w:id="724" w:author="blackline-tool" w:date="2026-04-13T14:43:10Z">
        <w:r>
          <w:t>is</w:t>
        </w:r>
      </w:ins>
      <w:ins w:id="725" w:author="blackline-tool" w:date="2026-04-13T14:43:10Z">
        <w:r>
          <w:t xml:space="preserve"> </w:t>
        </w:r>
      </w:ins>
      <w:ins w:id="726" w:author="blackline-tool" w:date="2026-04-13T14:43:10Z">
        <w:r>
          <w:t>subject</w:t>
        </w:r>
      </w:ins>
      <w:r>
        <w:t xml:space="preserve"> </w:t>
      </w:r>
      <w:r>
        <w:t>to</w:t>
      </w:r>
      <w:r>
        <w:t xml:space="preserve"> </w:t>
      </w:r>
      <w:del w:id="727" w:author="blackline-tool" w:date="2026-04-13T14:43:10Z">
        <w:r>
          <w:delText>be</w:delText>
        </w:r>
      </w:del>
      <w:del w:id="728" w:author="blackline-tool" w:date="2026-04-13T14:43:10Z">
        <w:r>
          <w:delText xml:space="preserve"> </w:delText>
        </w:r>
      </w:del>
      <w:del w:id="729" w:author="blackline-tool" w:date="2026-04-13T14:43:10Z">
        <w:r>
          <w:delText>confirmed</w:delText>
        </w:r>
      </w:del>
      <w:ins w:id="730" w:author="blackline-tool" w:date="2026-04-13T14:43:10Z">
        <w:r>
          <w:t>confirmation</w:t>
        </w:r>
      </w:ins>
      <w:r>
        <w:t xml:space="preserve"> </w:t>
      </w:r>
      <w:r>
        <w:t>against</w:t>
      </w:r>
      <w:r>
        <w:t xml:space="preserve"> </w:t>
      </w:r>
      <w:r>
        <w:t>CN</w:t>
      </w:r>
      <w:r>
        <w:t>’</w:t>
      </w:r>
      <w:r>
        <w:t>s</w:t>
      </w:r>
      <w:r>
        <w:t xml:space="preserve"> </w:t>
      </w:r>
      <w:r>
        <w:t>current</w:t>
      </w:r>
      <w:r>
        <w:t xml:space="preserve"> </w:t>
      </w:r>
      <w:r>
        <w:t>tariff</w:t>
      </w:r>
      <w:r>
        <w:t xml:space="preserve"> </w:t>
      </w:r>
      <w:r>
        <w:t>for</w:t>
      </w:r>
      <w:r>
        <w:t xml:space="preserve"> </w:t>
      </w:r>
      <w:r>
        <w:t>comparable</w:t>
      </w:r>
      <w:r>
        <w:t xml:space="preserve"> </w:t>
      </w:r>
      <w:r>
        <w:t>long</w:t>
      </w:r>
      <w:r>
        <w:t>-</w:t>
      </w:r>
      <w:r>
        <w:t>term</w:t>
      </w:r>
      <w:r>
        <w:t xml:space="preserve"> </w:t>
      </w:r>
      <w:r>
        <w:t>unit</w:t>
      </w:r>
      <w:r>
        <w:t xml:space="preserve"> </w:t>
      </w:r>
      <w:r>
        <w:t>train</w:t>
      </w:r>
      <w:r>
        <w:t xml:space="preserve"> </w:t>
      </w:r>
      <w:r>
        <w:t>movements</w:t>
      </w:r>
      <w:del w:id="731" w:author="blackline-tool" w:date="2026-04-13T14:43:10Z">
        <w:r>
          <w:delText>].</w:delText>
        </w:r>
      </w:del>
      <w:ins w:id="732" w:author="blackline-tool" w:date="2026-04-13T14:43:10Z">
        <w:r>
          <w:t>.</w:t>
        </w:r>
      </w:ins>
      <w:ins w:id="733" w:author="blackline-tool" w:date="2026-04-13T14:43:10Z">
        <w:r>
          <w:t xml:space="preserve"> </w:t>
        </w:r>
      </w:ins>
      <w:ins w:id="734" w:author="blackline-tool" w:date="2026-04-13T14:43:10Z">
        <w:r>
          <w:t>[</w:t>
        </w:r>
      </w:ins>
      <w:ins w:id="735" w:author="blackline-tool" w:date="2026-04-13T14:43:10Z">
        <w:r>
          <w:t>NTD</w:t>
        </w:r>
      </w:ins>
      <w:ins w:id="736" w:author="blackline-tool" w:date="2026-04-13T14:43:10Z">
        <w:r>
          <w:t>:</w:t>
        </w:r>
      </w:ins>
      <w:ins w:id="737" w:author="blackline-tool" w:date="2026-04-13T14:43:10Z">
        <w:r>
          <w:t xml:space="preserve"> </w:t>
        </w:r>
      </w:ins>
      <w:ins w:id="738" w:author="blackline-tool" w:date="2026-04-13T14:43:10Z">
        <w:r>
          <w:t>confirm</w:t>
        </w:r>
      </w:ins>
      <w:ins w:id="739" w:author="blackline-tool" w:date="2026-04-13T14:43:10Z">
        <w:r>
          <w:t xml:space="preserve"> </w:t>
        </w:r>
      </w:ins>
      <w:ins w:id="740" w:author="blackline-tool" w:date="2026-04-13T14:43:10Z">
        <w:r>
          <w:t>CN</w:t>
        </w:r>
      </w:ins>
      <w:ins w:id="741" w:author="blackline-tool" w:date="2026-04-13T14:43:10Z">
        <w:r>
          <w:t xml:space="preserve"> </w:t>
        </w:r>
      </w:ins>
      <w:ins w:id="742" w:author="blackline-tool" w:date="2026-04-13T14:43:10Z">
        <w:r>
          <w:t>contact</w:t>
        </w:r>
      </w:ins>
      <w:ins w:id="743" w:author="blackline-tool" w:date="2026-04-13T14:43:10Z">
        <w:r>
          <w:t>’</w:t>
        </w:r>
      </w:ins>
      <w:ins w:id="744" w:author="blackline-tool" w:date="2026-04-13T14:43:10Z">
        <w:r>
          <w:t>s</w:t>
        </w:r>
      </w:ins>
      <w:ins w:id="745" w:author="blackline-tool" w:date="2026-04-13T14:43:10Z">
        <w:r>
          <w:t xml:space="preserve"> </w:t>
        </w:r>
      </w:ins>
      <w:ins w:id="746" w:author="blackline-tool" w:date="2026-04-13T14:43:10Z">
        <w:r>
          <w:t>name</w:t>
        </w:r>
      </w:ins>
      <w:ins w:id="747" w:author="blackline-tool" w:date="2026-04-13T14:43:10Z">
        <w:r>
          <w:t xml:space="preserve"> </w:t>
        </w:r>
      </w:ins>
      <w:ins w:id="748" w:author="blackline-tool" w:date="2026-04-13T14:43:10Z">
        <w:r>
          <w:t>and</w:t>
        </w:r>
      </w:ins>
      <w:ins w:id="749" w:author="blackline-tool" w:date="2026-04-13T14:43:10Z">
        <w:r>
          <w:t xml:space="preserve"> </w:t>
        </w:r>
      </w:ins>
      <w:ins w:id="750" w:author="blackline-tool" w:date="2026-04-13T14:43:10Z">
        <w:r>
          <w:t>title</w:t>
        </w:r>
      </w:ins>
      <w:ins w:id="751" w:author="blackline-tool" w:date="2026-04-13T14:43:10Z">
        <w:r>
          <w:t xml:space="preserve"> </w:t>
        </w:r>
      </w:ins>
      <w:ins w:id="752" w:author="blackline-tool" w:date="2026-04-13T14:43:10Z">
        <w:r>
          <w:t>and</w:t>
        </w:r>
      </w:ins>
      <w:ins w:id="753" w:author="blackline-tool" w:date="2026-04-13T14:43:10Z">
        <w:r>
          <w:t xml:space="preserve"> </w:t>
        </w:r>
      </w:ins>
      <w:ins w:id="754" w:author="blackline-tool" w:date="2026-04-13T14:43:10Z">
        <w:r>
          <w:t>whether</w:t>
        </w:r>
      </w:ins>
      <w:ins w:id="755" w:author="blackline-tool" w:date="2026-04-13T14:43:10Z">
        <w:r>
          <w:t xml:space="preserve"> </w:t>
        </w:r>
      </w:ins>
      <w:ins w:id="756" w:author="blackline-tool" w:date="2026-04-13T14:43:10Z">
        <w:r>
          <w:t>the</w:t>
        </w:r>
      </w:ins>
      <w:ins w:id="757" w:author="blackline-tool" w:date="2026-04-13T14:43:10Z">
        <w:r>
          <w:t xml:space="preserve"> </w:t>
        </w:r>
      </w:ins>
      <w:ins w:id="758" w:author="blackline-tool" w:date="2026-04-13T14:43:10Z">
        <w:r>
          <w:t>discussion</w:t>
        </w:r>
      </w:ins>
      <w:ins w:id="759" w:author="blackline-tool" w:date="2026-04-13T14:43:10Z">
        <w:r>
          <w:t xml:space="preserve"> </w:t>
        </w:r>
      </w:ins>
      <w:ins w:id="760" w:author="blackline-tool" w:date="2026-04-13T14:43:10Z">
        <w:r>
          <w:t>is</w:t>
        </w:r>
      </w:ins>
      <w:ins w:id="761" w:author="blackline-tool" w:date="2026-04-13T14:43:10Z">
        <w:r>
          <w:t xml:space="preserve"> </w:t>
        </w:r>
      </w:ins>
      <w:ins w:id="762" w:author="blackline-tool" w:date="2026-04-13T14:43:10Z">
        <w:r>
          <w:t>documented</w:t>
        </w:r>
      </w:ins>
      <w:ins w:id="763" w:author="blackline-tool" w:date="2026-04-13T14:43:10Z">
        <w:r>
          <w:t xml:space="preserve"> </w:t>
        </w:r>
      </w:ins>
      <w:ins w:id="764" w:author="blackline-tool" w:date="2026-04-13T14:43:10Z">
        <w:r>
          <w:t>in</w:t>
        </w:r>
      </w:ins>
      <w:ins w:id="765" w:author="blackline-tool" w:date="2026-04-13T14:43:10Z">
        <w:r>
          <w:t xml:space="preserve"> </w:t>
        </w:r>
      </w:ins>
      <w:ins w:id="766" w:author="blackline-tool" w:date="2026-04-13T14:43:10Z">
        <w:r>
          <w:t>writing</w:t>
        </w:r>
      </w:ins>
      <w:ins w:id="767" w:author="blackline-tool" w:date="2026-04-13T14:43:10Z">
        <w:r>
          <w:t>.]</w:t>
        </w:r>
      </w:ins>
      <w:r>
        <w:t xml:space="preserve"> </w:t>
      </w:r>
      <w:r>
        <w:t>At</w:t>
      </w:r>
      <w:r>
        <w:t xml:space="preserve"> </w:t>
      </w:r>
      <w:r>
        <w:t>full</w:t>
      </w:r>
      <w:r>
        <w:t xml:space="preserve"> </w:t>
      </w:r>
      <w:r>
        <w:t>Phase</w:t>
      </w:r>
      <w:r>
        <w:t xml:space="preserve"> </w:t>
      </w:r>
      <w:r>
        <w:t>2</w:t>
      </w:r>
      <w:r>
        <w:t xml:space="preserve"> </w:t>
      </w:r>
      <w:r>
        <w:t>capacity</w:t>
      </w:r>
      <w:r>
        <w:t>,</w:t>
      </w:r>
      <w:r>
        <w:t xml:space="preserve"> </w:t>
      </w:r>
      <w:r>
        <w:t>the</w:t>
      </w:r>
      <w:r>
        <w:t xml:space="preserve"> </w:t>
      </w:r>
      <w:del w:id="768" w:author="blackline-tool" w:date="2026-04-13T14:43:10Z">
        <w:r>
          <w:delText>base</w:delText>
        </w:r>
      </w:del>
      <w:ins w:id="769" w:author="blackline-tool" w:date="2026-04-13T14:43:10Z">
        <w:r>
          <w:t>indicative</w:t>
        </w:r>
      </w:ins>
      <w:r>
        <w:t xml:space="preserve"> </w:t>
      </w:r>
      <w:r>
        <w:t>rate</w:t>
      </w:r>
      <w:r>
        <w:t xml:space="preserve"> </w:t>
      </w:r>
      <w:del w:id="770" w:author="blackline-tool" w:date="2026-04-13T14:43:10Z">
        <w:r>
          <w:delText>generates</w:delText>
        </w:r>
      </w:del>
      <w:ins w:id="771" w:author="blackline-tool" w:date="2026-04-13T14:43:10Z">
        <w:r>
          <w:t>would</w:t>
        </w:r>
      </w:ins>
      <w:r>
        <w:t xml:space="preserve"> </w:t>
      </w:r>
      <w:del w:id="772" w:author="blackline-tool" w:date="2026-04-13T14:43:10Z">
        <w:r>
          <w:delText>approximately</w:delText>
        </w:r>
      </w:del>
      <w:ins w:id="773" w:author="blackline-tool" w:date="2026-04-13T14:43:10Z">
        <w:r>
          <w:t>generate</w:t>
        </w:r>
      </w:ins>
      <w:ins w:id="774" w:author="blackline-tool" w:date="2026-04-13T14:43:10Z">
        <w:r>
          <w:t xml:space="preserve"> </w:t>
        </w:r>
      </w:ins>
      <w:ins w:id="775" w:author="blackline-tool" w:date="2026-04-13T14:43:10Z">
        <w:r>
          <w:t>on</w:t>
        </w:r>
      </w:ins>
      <w:ins w:id="776" w:author="blackline-tool" w:date="2026-04-13T14:43:10Z">
        <w:r>
          <w:t xml:space="preserve"> </w:t>
        </w:r>
      </w:ins>
      <w:ins w:id="777" w:author="blackline-tool" w:date="2026-04-13T14:43:10Z">
        <w:r>
          <w:t>the</w:t>
        </w:r>
      </w:ins>
      <w:ins w:id="778" w:author="blackline-tool" w:date="2026-04-13T14:43:10Z">
        <w:r>
          <w:t xml:space="preserve"> </w:t>
        </w:r>
      </w:ins>
      <w:ins w:id="779" w:author="blackline-tool" w:date="2026-04-13T14:43:10Z">
        <w:r>
          <w:t>order</w:t>
        </w:r>
      </w:ins>
      <w:ins w:id="780" w:author="blackline-tool" w:date="2026-04-13T14:43:10Z">
        <w:r>
          <w:t xml:space="preserve"> </w:t>
        </w:r>
      </w:ins>
      <w:ins w:id="781" w:author="blackline-tool" w:date="2026-04-13T14:43:10Z">
        <w:r>
          <w:t>of</w:t>
        </w:r>
      </w:ins>
      <w:r>
        <w:t xml:space="preserve"> </w:t>
      </w:r>
      <w:r>
        <w:t>$</w:t>
      </w:r>
      <w:r>
        <w:t>21</w:t>
      </w:r>
      <w:r>
        <w:t>.</w:t>
      </w:r>
      <w:r>
        <w:t>5</w:t>
      </w:r>
      <w:r>
        <w:t xml:space="preserve"> </w:t>
      </w:r>
      <w:r>
        <w:t>million</w:t>
      </w:r>
      <w:r>
        <w:t xml:space="preserve"> </w:t>
      </w:r>
      <w:r>
        <w:t>in</w:t>
      </w:r>
      <w:r>
        <w:t xml:space="preserve"> </w:t>
      </w:r>
      <w:r>
        <w:t>gross</w:t>
      </w:r>
      <w:r>
        <w:t xml:space="preserve"> </w:t>
      </w:r>
      <w:r>
        <w:t>annual</w:t>
      </w:r>
      <w:r>
        <w:t xml:space="preserve"> </w:t>
      </w:r>
      <w:r>
        <w:t>revenue</w:t>
      </w:r>
      <w:r>
        <w:t xml:space="preserve"> </w:t>
      </w:r>
      <w:r>
        <w:t>to</w:t>
      </w:r>
      <w:r>
        <w:t xml:space="preserve"> </w:t>
      </w:r>
      <w:r>
        <w:t>CN</w:t>
      </w:r>
      <w:ins w:id="782" w:author="blackline-tool" w:date="2026-04-13T14:43:10Z">
        <w:r>
          <w:t>,</w:t>
        </w:r>
      </w:ins>
      <w:ins w:id="783" w:author="blackline-tool" w:date="2026-04-13T14:43:10Z">
        <w:r>
          <w:t xml:space="preserve"> </w:t>
        </w:r>
      </w:ins>
      <w:ins w:id="784" w:author="blackline-tool" w:date="2026-04-13T14:43:10Z">
        <w:r>
          <w:t>for</w:t>
        </w:r>
      </w:ins>
      <w:ins w:id="785" w:author="blackline-tool" w:date="2026-04-13T14:43:10Z">
        <w:r>
          <w:t xml:space="preserve"> </w:t>
        </w:r>
      </w:ins>
      <w:ins w:id="786" w:author="blackline-tool" w:date="2026-04-13T14:43:10Z">
        <w:r>
          <w:t>illustrative</w:t>
        </w:r>
      </w:ins>
      <w:ins w:id="787" w:author="blackline-tool" w:date="2026-04-13T14:43:10Z">
        <w:r>
          <w:t xml:space="preserve"> </w:t>
        </w:r>
      </w:ins>
      <w:ins w:id="788" w:author="blackline-tool" w:date="2026-04-13T14:43:10Z">
        <w:r>
          <w:t>purposes</w:t>
        </w:r>
      </w:ins>
      <w:ins w:id="789" w:author="blackline-tool" w:date="2026-04-13T14:43:10Z">
        <w:r>
          <w:t xml:space="preserve"> </w:t>
        </w:r>
      </w:ins>
      <w:ins w:id="790" w:author="blackline-tool" w:date="2026-04-13T14:43:10Z">
        <w:r>
          <w:t>only</w:t>
        </w:r>
      </w:ins>
      <w:ins w:id="791" w:author="blackline-tool" w:date="2026-04-13T14:43:10Z">
        <w:r>
          <w:t xml:space="preserve"> </w:t>
        </w:r>
      </w:ins>
      <w:ins w:id="792" w:author="blackline-tool" w:date="2026-04-13T14:43:10Z">
        <w:r>
          <w:t>pending</w:t>
        </w:r>
      </w:ins>
      <w:ins w:id="793" w:author="blackline-tool" w:date="2026-04-13T14:43:10Z">
        <w:r>
          <w:t xml:space="preserve"> </w:t>
        </w:r>
      </w:ins>
      <w:ins w:id="794" w:author="blackline-tool" w:date="2026-04-13T14:43:10Z">
        <w:r>
          <w:t>rate</w:t>
        </w:r>
      </w:ins>
      <w:ins w:id="795" w:author="blackline-tool" w:date="2026-04-13T14:43:10Z">
        <w:r>
          <w:t xml:space="preserve"> </w:t>
        </w:r>
      </w:ins>
      <w:ins w:id="796" w:author="blackline-tool" w:date="2026-04-13T14:43:10Z">
        <w:r>
          <w:t>confirmation</w:t>
        </w:r>
      </w:ins>
      <w:r>
        <w:t>.</w:t>
      </w:r>
    </w:p>
    <w:p/>
    <w:p>
      <w:r>
        <w:t>6.2</w:t>
      </w:r>
      <w:r>
        <w:tab/>
      </w:r>
      <w:r>
        <w:rPr>
          <w:b/>
        </w:rPr>
        <w:t>Escalation.</w:t>
      </w:r>
      <w:r>
        <w:t xml:space="preserve"> The Freight Rate is subject to annual escalation, with (a) 70% of the rate indexed to the Canadian Consumer Price Index (or a comparable published cost index to be agreed), capped at 4% per annum, (b) 20% comprising a fuel surcharge component linked to a published diesel fuel price index, and (c) 10% fixed for the duration of the Term. The parties will </w:t>
      </w:r>
      <w:r>
        <w:lastRenderedPageBreak/>
        <w:t>conduct a market rate review every five years, with any unresolved adjustment referred to dispute resolution under paragraph 10.</w:t>
      </w:r>
    </w:p>
    <w:p/>
    <w:p/>
    <w:p>
      <w:pPr>
        <w:jc w:val="left"/>
      </w:pPr>
      <w:r>
        <w:rPr>
          <w:b/>
        </w:rPr>
        <w:t>7.</w:t>
      </w:r>
      <w:r>
        <w:rPr>
          <w:b/>
        </w:rPr>
        <w:tab/>
        <w:t>Risk Allocation</w:t>
      </w:r>
    </w:p>
    <w:p/>
    <w:p>
      <w:r>
        <w:t>7.1</w:t>
      </w:r>
      <w:r>
        <w:tab/>
      </w:r>
      <w:r>
        <w:rPr>
          <w:b/>
        </w:rPr>
        <w:t>Plant disruption insurance — CN as loss payee.</w:t>
      </w:r>
      <w:r>
        <w:t xml:space="preserve"> Power Wood will maintain, from the Commencement Date throughout the Service Period, business interruption and plant disruption insurance covering the La Crête facility, with CN named as loss payee and additional insured to the extent of CN’s take-or-pay entitlement during any insured disruption period. For any period during which Power Wood is unable to tender Traffic by reason of an insured event, the insurer will pay CN directly in satisfaction of Power Wood’s take-or-pay obligation for that period. Where commercially feasible, the CN loss payee coverage will be incorporated into the business interruption coverage Power Wood’s lenders will in any event require as a condition precedent to Financial Close.</w:t>
      </w:r>
    </w:p>
    <w:p/>
    <w:p>
      <w:pPr>
        <w:ind w:left="720" w:right="360"/>
      </w:pPr>
      <w:r>
        <w:rPr>
          <w:b/>
          <w:i/>
          <w:highlight w:val="yellow"/>
        </w:rPr>
        <w:t xml:space="preserve">[NTD: </w:t>
      </w:r>
      <w:r>
        <w:rPr>
          <w:i/>
          <w:highlight w:val="yellow"/>
        </w:rPr>
        <w:t>Insurance counsel to confirm availability, structure, and premium cost of the coverage, and whether it can be delivered through the lender-required policy as a single integrated instrument.</w:t>
      </w:r>
      <w:r>
        <w:rPr>
          <w:b/>
          <w:i/>
          <w:highlight w:val="yellow"/>
        </w:rPr>
        <w:t>]</w:t>
      </w:r>
    </w:p>
    <w:p/>
    <w:p>
      <w:r>
        <w:t>7</w:t>
      </w:r>
      <w:r>
        <w:t>.</w:t>
      </w:r>
      <w:r>
        <w:t>2</w:t>
      </w:r>
      <w:r>
        <w:tab/>
      </w:r>
      <w:r>
        <w:t>Stranded</w:t>
      </w:r>
      <w:r>
        <w:t xml:space="preserve"> </w:t>
      </w:r>
      <w:r>
        <w:t>capacity</w:t>
      </w:r>
      <w:r>
        <w:t xml:space="preserve"> </w:t>
      </w:r>
      <w:r>
        <w:t>protection</w:t>
      </w:r>
      <w:r>
        <w:t xml:space="preserve"> </w:t>
      </w:r>
      <w:r>
        <w:t>for</w:t>
      </w:r>
      <w:r>
        <w:t xml:space="preserve"> </w:t>
      </w:r>
      <w:r>
        <w:t>CN</w:t>
      </w:r>
      <w:r>
        <w:t>.</w:t>
      </w:r>
      <w:r>
        <w:t xml:space="preserve"> </w:t>
      </w:r>
      <w:r>
        <w:t>If</w:t>
      </w:r>
      <w:r>
        <w:t xml:space="preserve"> </w:t>
      </w:r>
      <w:r>
        <w:t>the</w:t>
      </w:r>
      <w:r>
        <w:t xml:space="preserve"> </w:t>
      </w:r>
      <w:r>
        <w:t>La</w:t>
      </w:r>
      <w:r>
        <w:t xml:space="preserve"> </w:t>
      </w:r>
      <w:r>
        <w:t>Crête</w:t>
      </w:r>
      <w:r>
        <w:t xml:space="preserve"> </w:t>
      </w:r>
      <w:r>
        <w:t>facility</w:t>
      </w:r>
      <w:r>
        <w:t xml:space="preserve"> </w:t>
      </w:r>
      <w:r>
        <w:t>is</w:t>
      </w:r>
      <w:r>
        <w:t xml:space="preserve"> </w:t>
      </w:r>
      <w:r>
        <w:t>permanently</w:t>
      </w:r>
      <w:r>
        <w:t xml:space="preserve"> </w:t>
      </w:r>
      <w:r>
        <w:t>destroyed</w:t>
      </w:r>
      <w:r>
        <w:t>,</w:t>
      </w:r>
      <w:r>
        <w:t xml:space="preserve"> </w:t>
      </w:r>
      <w:r>
        <w:t>decommissioned</w:t>
      </w:r>
      <w:r>
        <w:t>,</w:t>
      </w:r>
      <w:r>
        <w:t xml:space="preserve"> </w:t>
      </w:r>
      <w:r>
        <w:t>or</w:t>
      </w:r>
      <w:r>
        <w:t xml:space="preserve"> </w:t>
      </w:r>
      <w:r>
        <w:t>otherwise</w:t>
      </w:r>
      <w:r>
        <w:t xml:space="preserve"> </w:t>
      </w:r>
      <w:r>
        <w:t>ceases</w:t>
      </w:r>
      <w:r>
        <w:t xml:space="preserve"> </w:t>
      </w:r>
      <w:r>
        <w:t>operations</w:t>
      </w:r>
      <w:r>
        <w:t xml:space="preserve"> </w:t>
      </w:r>
      <w:r>
        <w:t>on</w:t>
      </w:r>
      <w:r>
        <w:t xml:space="preserve"> </w:t>
      </w:r>
      <w:r>
        <w:t>a</w:t>
      </w:r>
      <w:r>
        <w:t xml:space="preserve"> </w:t>
      </w:r>
      <w:r>
        <w:t>permanent</w:t>
      </w:r>
      <w:r>
        <w:t xml:space="preserve"> </w:t>
      </w:r>
      <w:r>
        <w:t>basis</w:t>
      </w:r>
      <w:r>
        <w:t xml:space="preserve"> </w:t>
      </w:r>
      <w:r>
        <w:t>during</w:t>
      </w:r>
      <w:r>
        <w:t xml:space="preserve"> </w:t>
      </w:r>
      <w:r>
        <w:t>the</w:t>
      </w:r>
      <w:r>
        <w:t xml:space="preserve"> </w:t>
      </w:r>
      <w:r>
        <w:t>Term</w:t>
      </w:r>
      <w:r>
        <w:t>,</w:t>
      </w:r>
      <w:r>
        <w:t xml:space="preserve"> </w:t>
      </w:r>
      <w:r>
        <w:t>CN</w:t>
      </w:r>
      <w:r>
        <w:t xml:space="preserve"> </w:t>
      </w:r>
      <w:r>
        <w:t>will</w:t>
      </w:r>
      <w:r>
        <w:t xml:space="preserve"> </w:t>
      </w:r>
      <w:r>
        <w:t>be</w:t>
      </w:r>
      <w:r>
        <w:t xml:space="preserve"> </w:t>
      </w:r>
      <w:r>
        <w:t>entitled</w:t>
      </w:r>
      <w:r>
        <w:t xml:space="preserve"> </w:t>
      </w:r>
      <w:r>
        <w:t>to</w:t>
      </w:r>
      <w:r>
        <w:t xml:space="preserve"> </w:t>
      </w:r>
      <w:r>
        <w:t>an</w:t>
      </w:r>
      <w:r>
        <w:t xml:space="preserve"> </w:t>
      </w:r>
      <w:r>
        <w:t>early</w:t>
      </w:r>
      <w:r>
        <w:t xml:space="preserve"> </w:t>
      </w:r>
      <w:r>
        <w:t>termination</w:t>
      </w:r>
      <w:r>
        <w:t xml:space="preserve"> </w:t>
      </w:r>
      <w:r>
        <w:t>payment</w:t>
      </w:r>
      <w:r>
        <w:t xml:space="preserve"> </w:t>
      </w:r>
      <w:r>
        <w:t>equal</w:t>
      </w:r>
      <w:r>
        <w:t xml:space="preserve"> </w:t>
      </w:r>
      <w:r>
        <w:t>to</w:t>
      </w:r>
      <w:r>
        <w:t xml:space="preserve"> </w:t>
      </w:r>
      <w:r>
        <w:t>the</w:t>
      </w:r>
      <w:r>
        <w:t xml:space="preserve"> </w:t>
      </w:r>
      <w:r>
        <w:t>lesser</w:t>
      </w:r>
      <w:r>
        <w:t xml:space="preserve"> </w:t>
      </w:r>
      <w:r>
        <w:t>of</w:t>
      </w:r>
      <w:r>
        <w:t xml:space="preserve"> </w:t>
      </w:r>
      <w:r>
        <w:t>(</w:t>
      </w:r>
      <w:r>
        <w:t>a</w:t>
      </w:r>
      <w:r>
        <w:t>)</w:t>
      </w:r>
      <w:r>
        <w:t xml:space="preserve"> </w:t>
      </w:r>
      <w:r>
        <w:t>the</w:t>
      </w:r>
      <w:r>
        <w:t xml:space="preserve"> </w:t>
      </w:r>
      <w:r>
        <w:t>net</w:t>
      </w:r>
      <w:r>
        <w:t xml:space="preserve"> </w:t>
      </w:r>
      <w:r>
        <w:t>present</w:t>
      </w:r>
      <w:r>
        <w:t xml:space="preserve"> </w:t>
      </w:r>
      <w:r>
        <w:t>value</w:t>
      </w:r>
      <w:r>
        <w:t xml:space="preserve"> </w:t>
      </w:r>
      <w:r>
        <w:t>of</w:t>
      </w:r>
      <w:r>
        <w:t xml:space="preserve"> </w:t>
      </w:r>
      <w:r>
        <w:t>CN</w:t>
      </w:r>
      <w:r>
        <w:t>’</w:t>
      </w:r>
      <w:r>
        <w:t>s</w:t>
      </w:r>
      <w:r>
        <w:t xml:space="preserve"> </w:t>
      </w:r>
      <w:r>
        <w:t>expected</w:t>
      </w:r>
      <w:r>
        <w:t xml:space="preserve"> </w:t>
      </w:r>
      <w:r>
        <w:t>take</w:t>
      </w:r>
      <w:r>
        <w:t>-</w:t>
      </w:r>
      <w:r>
        <w:t>or</w:t>
      </w:r>
      <w:r>
        <w:t>-</w:t>
      </w:r>
      <w:r>
        <w:t>pay</w:t>
      </w:r>
      <w:r>
        <w:t xml:space="preserve"> </w:t>
      </w:r>
      <w:r>
        <w:t>revenue</w:t>
      </w:r>
      <w:r>
        <w:t xml:space="preserve"> </w:t>
      </w:r>
      <w:r>
        <w:t>for</w:t>
      </w:r>
      <w:r>
        <w:t xml:space="preserve"> </w:t>
      </w:r>
      <w:r>
        <w:t>the</w:t>
      </w:r>
      <w:r>
        <w:t xml:space="preserve"> </w:t>
      </w:r>
      <w:r>
        <w:t>remainder</w:t>
      </w:r>
      <w:r>
        <w:t xml:space="preserve"> </w:t>
      </w:r>
      <w:r>
        <w:t>of</w:t>
      </w:r>
      <w:r>
        <w:t xml:space="preserve"> </w:t>
      </w:r>
      <w:r>
        <w:t>the</w:t>
      </w:r>
      <w:r>
        <w:t xml:space="preserve"> </w:t>
      </w:r>
      <w:r>
        <w:t>Term</w:t>
      </w:r>
      <w:r>
        <w:t xml:space="preserve"> </w:t>
      </w:r>
      <w:r>
        <w:t>(</w:t>
      </w:r>
      <w:r>
        <w:t>discounted</w:t>
      </w:r>
      <w:r>
        <w:t xml:space="preserve"> </w:t>
      </w:r>
      <w:r>
        <w:t>at</w:t>
      </w:r>
      <w:r>
        <w:t xml:space="preserve"> </w:t>
      </w:r>
      <w:r>
        <w:t>the</w:t>
      </w:r>
      <w:r>
        <w:t xml:space="preserve"> </w:t>
      </w:r>
      <w:r>
        <w:t>then</w:t>
      </w:r>
      <w:r>
        <w:t>-</w:t>
      </w:r>
      <w:r>
        <w:t>current</w:t>
      </w:r>
      <w:r>
        <w:t xml:space="preserve"> </w:t>
      </w:r>
      <w:r>
        <w:t>long</w:t>
      </w:r>
      <w:r>
        <w:t>-</w:t>
      </w:r>
      <w:r>
        <w:t>term</w:t>
      </w:r>
      <w:r>
        <w:t xml:space="preserve"> </w:t>
      </w:r>
      <w:r>
        <w:t>Government</w:t>
      </w:r>
      <w:r>
        <w:t xml:space="preserve"> </w:t>
      </w:r>
      <w:r>
        <w:t>of</w:t>
      </w:r>
      <w:r>
        <w:t xml:space="preserve"> </w:t>
      </w:r>
      <w:r>
        <w:t>Canada</w:t>
      </w:r>
      <w:r>
        <w:t xml:space="preserve"> </w:t>
      </w:r>
      <w:r>
        <w:t>bond</w:t>
      </w:r>
      <w:r>
        <w:t xml:space="preserve"> </w:t>
      </w:r>
      <w:r>
        <w:t>rate</w:t>
      </w:r>
      <w:r>
        <w:t xml:space="preserve"> </w:t>
      </w:r>
      <w:r>
        <w:t>plus</w:t>
      </w:r>
      <w:r>
        <w:t xml:space="preserve"> </w:t>
      </w:r>
      <w:r>
        <w:t>200</w:t>
      </w:r>
      <w:r>
        <w:t xml:space="preserve"> </w:t>
      </w:r>
      <w:r>
        <w:t>basis</w:t>
      </w:r>
      <w:r>
        <w:t xml:space="preserve"> </w:t>
      </w:r>
      <w:r>
        <w:t>points</w:t>
      </w:r>
      <w:r>
        <w:t>)</w:t>
      </w:r>
      <w:r>
        <w:t xml:space="preserve"> </w:t>
      </w:r>
      <w:r>
        <w:t>and</w:t>
      </w:r>
      <w:r>
        <w:t xml:space="preserve"> </w:t>
      </w:r>
      <w:r>
        <w:t>(</w:t>
      </w:r>
      <w:r>
        <w:t>b</w:t>
      </w:r>
      <w:r>
        <w:t>)</w:t>
      </w:r>
      <w:r>
        <w:t xml:space="preserve"> </w:t>
      </w:r>
      <w:r>
        <w:t>the</w:t>
      </w:r>
      <w:r>
        <w:t xml:space="preserve"> </w:t>
      </w:r>
      <w:r>
        <w:t>insurance</w:t>
      </w:r>
      <w:r>
        <w:t xml:space="preserve"> </w:t>
      </w:r>
      <w:r>
        <w:t>proceeds</w:t>
      </w:r>
      <w:r>
        <w:t xml:space="preserve"> </w:t>
      </w:r>
      <w:r>
        <w:t>available</w:t>
      </w:r>
      <w:r>
        <w:t xml:space="preserve"> </w:t>
      </w:r>
      <w:r>
        <w:t>to</w:t>
      </w:r>
      <w:r>
        <w:t xml:space="preserve"> </w:t>
      </w:r>
      <w:r>
        <w:t>Power</w:t>
      </w:r>
      <w:r>
        <w:t xml:space="preserve"> </w:t>
      </w:r>
      <w:r>
        <w:t>Wood</w:t>
      </w:r>
      <w:r>
        <w:t xml:space="preserve"> </w:t>
      </w:r>
      <w:r>
        <w:t>under</w:t>
      </w:r>
      <w:r>
        <w:t xml:space="preserve"> </w:t>
      </w:r>
      <w:r>
        <w:t>paragraph</w:t>
      </w:r>
      <w:r>
        <w:t xml:space="preserve"> </w:t>
      </w:r>
      <w:r>
        <w:t>7</w:t>
      </w:r>
      <w:r>
        <w:t>.</w:t>
      </w:r>
      <w:r>
        <w:t>1</w:t>
      </w:r>
      <w:r>
        <w:t xml:space="preserve"> </w:t>
      </w:r>
      <w:r>
        <w:t>attributable</w:t>
      </w:r>
      <w:r>
        <w:t xml:space="preserve"> </w:t>
      </w:r>
      <w:r>
        <w:t>to</w:t>
      </w:r>
      <w:r>
        <w:t xml:space="preserve"> </w:t>
      </w:r>
      <w:r>
        <w:t>the</w:t>
      </w:r>
      <w:r>
        <w:t xml:space="preserve"> </w:t>
      </w:r>
      <w:r>
        <w:t>CN</w:t>
      </w:r>
      <w:r>
        <w:t xml:space="preserve"> </w:t>
      </w:r>
      <w:r>
        <w:t>take</w:t>
      </w:r>
      <w:r>
        <w:t>-</w:t>
      </w:r>
      <w:r>
        <w:t>or</w:t>
      </w:r>
      <w:r>
        <w:t>-</w:t>
      </w:r>
      <w:r>
        <w:t>pay</w:t>
      </w:r>
      <w:r>
        <w:t xml:space="preserve"> </w:t>
      </w:r>
      <w:r>
        <w:t>obligation</w:t>
      </w:r>
      <w:r>
        <w:t>.</w:t>
      </w:r>
      <w:r>
        <w:t xml:space="preserve"> </w:t>
      </w:r>
      <w:r>
        <w:t>Payment</w:t>
      </w:r>
      <w:r>
        <w:t xml:space="preserve"> </w:t>
      </w:r>
      <w:r>
        <w:t>of</w:t>
      </w:r>
      <w:r>
        <w:t xml:space="preserve"> </w:t>
      </w:r>
      <w:r>
        <w:t>the</w:t>
      </w:r>
      <w:r>
        <w:t xml:space="preserve"> </w:t>
      </w:r>
      <w:r>
        <w:t>termination</w:t>
      </w:r>
      <w:r>
        <w:t xml:space="preserve"> </w:t>
      </w:r>
      <w:r>
        <w:t>amount</w:t>
      </w:r>
      <w:r>
        <w:t xml:space="preserve"> </w:t>
      </w:r>
      <w:r>
        <w:t>releases</w:t>
      </w:r>
      <w:r>
        <w:t xml:space="preserve"> </w:t>
      </w:r>
      <w:ins w:id="797" w:author="blackline-tool" w:date="2026-04-13T14:43:10Z">
        <w:r>
          <w:t>each</w:t>
        </w:r>
      </w:ins>
      <w:ins w:id="798" w:author="blackline-tool" w:date="2026-04-13T14:43:10Z">
        <w:r>
          <w:t xml:space="preserve"> </w:t>
        </w:r>
      </w:ins>
      <w:ins w:id="799" w:author="blackline-tool" w:date="2026-04-13T14:43:10Z">
        <w:r>
          <w:t>of</w:t>
        </w:r>
      </w:ins>
      <w:ins w:id="800" w:author="blackline-tool" w:date="2026-04-13T14:43:10Z">
        <w:r>
          <w:t xml:space="preserve"> </w:t>
        </w:r>
      </w:ins>
      <w:r>
        <w:t>CN</w:t>
      </w:r>
      <w:ins w:id="801" w:author="blackline-tool" w:date="2026-04-13T14:43:10Z">
        <w:r>
          <w:t xml:space="preserve"> </w:t>
        </w:r>
      </w:ins>
      <w:ins w:id="802" w:author="blackline-tool" w:date="2026-04-13T14:43:10Z">
        <w:r>
          <w:t>and</w:t>
        </w:r>
      </w:ins>
      <w:ins w:id="803" w:author="blackline-tool" w:date="2026-04-13T14:43:10Z">
        <w:r>
          <w:t xml:space="preserve"> </w:t>
        </w:r>
      </w:ins>
      <w:ins w:id="804" w:author="blackline-tool" w:date="2026-04-13T14:43:10Z">
        <w:r>
          <w:t>Power</w:t>
        </w:r>
      </w:ins>
      <w:ins w:id="805" w:author="blackline-tool" w:date="2026-04-13T14:43:10Z">
        <w:r>
          <w:t xml:space="preserve"> </w:t>
        </w:r>
      </w:ins>
      <w:ins w:id="806" w:author="blackline-tool" w:date="2026-04-13T14:43:10Z">
        <w:r>
          <w:t>Wood</w:t>
        </w:r>
      </w:ins>
      <w:r>
        <w:t xml:space="preserve"> </w:t>
      </w:r>
      <w:r>
        <w:t>from</w:t>
      </w:r>
      <w:r>
        <w:t xml:space="preserve"> </w:t>
      </w:r>
      <w:r>
        <w:t>all</w:t>
      </w:r>
      <w:r>
        <w:t xml:space="preserve"> </w:t>
      </w:r>
      <w:r>
        <w:t>further</w:t>
      </w:r>
      <w:del w:id="807" w:author="blackline-tool" w:date="2026-04-13T14:43:10Z">
        <w:r>
          <w:delText xml:space="preserve"> </w:delText>
        </w:r>
      </w:del>
      <w:del w:id="808" w:author="blackline-tool" w:date="2026-04-13T14:43:10Z">
        <w:r>
          <w:delText>service</w:delText>
        </w:r>
      </w:del>
      <w:r>
        <w:t xml:space="preserve"> </w:t>
      </w:r>
      <w:r>
        <w:t>obligations</w:t>
      </w:r>
      <w:r>
        <w:t xml:space="preserve"> </w:t>
      </w:r>
      <w:r>
        <w:t>under</w:t>
      </w:r>
      <w:r>
        <w:t xml:space="preserve"> </w:t>
      </w:r>
      <w:r>
        <w:t>this</w:t>
      </w:r>
      <w:r>
        <w:t xml:space="preserve"> </w:t>
      </w:r>
      <w:r>
        <w:t>Framework</w:t>
      </w:r>
      <w:ins w:id="809" w:author="blackline-tool" w:date="2026-04-13T14:43:10Z">
        <w:r>
          <w:t>,</w:t>
        </w:r>
      </w:ins>
      <w:ins w:id="810" w:author="blackline-tool" w:date="2026-04-13T14:43:10Z">
        <w:r>
          <w:t xml:space="preserve"> </w:t>
        </w:r>
      </w:ins>
      <w:ins w:id="811" w:author="blackline-tool" w:date="2026-04-13T14:43:10Z">
        <w:r>
          <w:t>other</w:t>
        </w:r>
      </w:ins>
      <w:ins w:id="812" w:author="blackline-tool" w:date="2026-04-13T14:43:10Z">
        <w:r>
          <w:t xml:space="preserve"> </w:t>
        </w:r>
      </w:ins>
      <w:ins w:id="813" w:author="blackline-tool" w:date="2026-04-13T14:43:10Z">
        <w:r>
          <w:t>than</w:t>
        </w:r>
      </w:ins>
      <w:ins w:id="814" w:author="blackline-tool" w:date="2026-04-13T14:43:10Z">
        <w:r>
          <w:t xml:space="preserve"> </w:t>
        </w:r>
      </w:ins>
      <w:ins w:id="815" w:author="blackline-tool" w:date="2026-04-13T14:43:10Z">
        <w:r>
          <w:t>obligations</w:t>
        </w:r>
      </w:ins>
      <w:ins w:id="816" w:author="blackline-tool" w:date="2026-04-13T14:43:10Z">
        <w:r>
          <w:t xml:space="preserve"> </w:t>
        </w:r>
      </w:ins>
      <w:ins w:id="817" w:author="blackline-tool" w:date="2026-04-13T14:43:10Z">
        <w:r>
          <w:t>then</w:t>
        </w:r>
      </w:ins>
      <w:ins w:id="818" w:author="blackline-tool" w:date="2026-04-13T14:43:10Z">
        <w:r>
          <w:t xml:space="preserve"> </w:t>
        </w:r>
      </w:ins>
      <w:ins w:id="819" w:author="blackline-tool" w:date="2026-04-13T14:43:10Z">
        <w:r>
          <w:t>accrued</w:t>
        </w:r>
      </w:ins>
      <w:r>
        <w:t>.</w:t>
      </w:r>
    </w:p>
    <w:p/>
    <w:p>
      <w:r>
        <w:t>7</w:t>
      </w:r>
      <w:r>
        <w:t>.</w:t>
      </w:r>
      <w:r>
        <w:t>3</w:t>
      </w:r>
      <w:r>
        <w:tab/>
      </w:r>
      <w:r>
        <w:t>Force</w:t>
      </w:r>
      <w:r>
        <w:t xml:space="preserve"> </w:t>
      </w:r>
      <w:r>
        <w:t>Majeure</w:t>
      </w:r>
      <w:r>
        <w:t>.</w:t>
      </w:r>
      <w:r>
        <w:t xml:space="preserve"> </w:t>
      </w:r>
      <w:r>
        <w:t>Neither</w:t>
      </w:r>
      <w:r>
        <w:t xml:space="preserve"> </w:t>
      </w:r>
      <w:r>
        <w:t>party</w:t>
      </w:r>
      <w:r>
        <w:t xml:space="preserve"> </w:t>
      </w:r>
      <w:r>
        <w:t>is</w:t>
      </w:r>
      <w:r>
        <w:t xml:space="preserve"> </w:t>
      </w:r>
      <w:r>
        <w:t>in</w:t>
      </w:r>
      <w:r>
        <w:t xml:space="preserve"> </w:t>
      </w:r>
      <w:r>
        <w:t>breach</w:t>
      </w:r>
      <w:r>
        <w:t xml:space="preserve"> </w:t>
      </w:r>
      <w:r>
        <w:t>of</w:t>
      </w:r>
      <w:r>
        <w:t xml:space="preserve"> </w:t>
      </w:r>
      <w:r>
        <w:t>this</w:t>
      </w:r>
      <w:r>
        <w:t xml:space="preserve"> </w:t>
      </w:r>
      <w:r>
        <w:t>Framework</w:t>
      </w:r>
      <w:r>
        <w:t xml:space="preserve"> </w:t>
      </w:r>
      <w:r>
        <w:t>during</w:t>
      </w:r>
      <w:r>
        <w:t xml:space="preserve"> </w:t>
      </w:r>
      <w:r>
        <w:t>a</w:t>
      </w:r>
      <w:r>
        <w:t xml:space="preserve"> </w:t>
      </w:r>
      <w:r>
        <w:t>period</w:t>
      </w:r>
      <w:r>
        <w:t xml:space="preserve"> </w:t>
      </w:r>
      <w:r>
        <w:t>of</w:t>
      </w:r>
      <w:r>
        <w:t xml:space="preserve"> </w:t>
      </w:r>
      <w:r>
        <w:t>Force</w:t>
      </w:r>
      <w:r>
        <w:t xml:space="preserve"> </w:t>
      </w:r>
      <w:r>
        <w:t>Majeure</w:t>
      </w:r>
      <w:r>
        <w:t xml:space="preserve"> </w:t>
      </w:r>
      <w:r>
        <w:t>(</w:t>
      </w:r>
      <w:r>
        <w:t>fire</w:t>
      </w:r>
      <w:r>
        <w:t>,</w:t>
      </w:r>
      <w:r>
        <w:t xml:space="preserve"> </w:t>
      </w:r>
      <w:r>
        <w:t>flood</w:t>
      </w:r>
      <w:r>
        <w:t>,</w:t>
      </w:r>
      <w:r>
        <w:t xml:space="preserve"> </w:t>
      </w:r>
      <w:r>
        <w:t>earthquake</w:t>
      </w:r>
      <w:r>
        <w:t>,</w:t>
      </w:r>
      <w:r>
        <w:t xml:space="preserve"> </w:t>
      </w:r>
      <w:r>
        <w:t>extreme</w:t>
      </w:r>
      <w:r>
        <w:t xml:space="preserve"> </w:t>
      </w:r>
      <w:r>
        <w:t>weather</w:t>
      </w:r>
      <w:r>
        <w:t>,</w:t>
      </w:r>
      <w:r>
        <w:t xml:space="preserve"> </w:t>
      </w:r>
      <w:r>
        <w:t>pandemic</w:t>
      </w:r>
      <w:r>
        <w:t>,</w:t>
      </w:r>
      <w:r>
        <w:t xml:space="preserve"> </w:t>
      </w:r>
      <w:r>
        <w:t>third</w:t>
      </w:r>
      <w:r>
        <w:t>-</w:t>
      </w:r>
      <w:r>
        <w:t>party</w:t>
      </w:r>
      <w:r>
        <w:t xml:space="preserve"> </w:t>
      </w:r>
      <w:r>
        <w:t>labour</w:t>
      </w:r>
      <w:r>
        <w:t xml:space="preserve"> </w:t>
      </w:r>
      <w:r>
        <w:t>disruption</w:t>
      </w:r>
      <w:r>
        <w:t>,</w:t>
      </w:r>
      <w:r>
        <w:t xml:space="preserve"> </w:t>
      </w:r>
      <w:r>
        <w:t>regulatory</w:t>
      </w:r>
      <w:r>
        <w:t xml:space="preserve"> </w:t>
      </w:r>
      <w:r>
        <w:t>action</w:t>
      </w:r>
      <w:r>
        <w:t xml:space="preserve"> </w:t>
      </w:r>
      <w:r>
        <w:t>preventing</w:t>
      </w:r>
      <w:r>
        <w:t xml:space="preserve"> </w:t>
      </w:r>
      <w:r>
        <w:t>operations</w:t>
      </w:r>
      <w:r>
        <w:t>,</w:t>
      </w:r>
      <w:r>
        <w:t xml:space="preserve"> </w:t>
      </w:r>
      <w:r>
        <w:t>rail</w:t>
      </w:r>
      <w:r>
        <w:t xml:space="preserve"> </w:t>
      </w:r>
      <w:r>
        <w:t>network</w:t>
      </w:r>
      <w:r>
        <w:t xml:space="preserve"> </w:t>
      </w:r>
      <w:r>
        <w:t>disruption</w:t>
      </w:r>
      <w:r>
        <w:t xml:space="preserve"> </w:t>
      </w:r>
      <w:r>
        <w:t>not</w:t>
      </w:r>
      <w:r>
        <w:t xml:space="preserve"> </w:t>
      </w:r>
      <w:r>
        <w:t>attributable</w:t>
      </w:r>
      <w:r>
        <w:t xml:space="preserve"> </w:t>
      </w:r>
      <w:r>
        <w:t>to</w:t>
      </w:r>
      <w:r>
        <w:t xml:space="preserve"> </w:t>
      </w:r>
      <w:r>
        <w:t>the</w:t>
      </w:r>
      <w:r>
        <w:t xml:space="preserve"> </w:t>
      </w:r>
      <w:r>
        <w:t>affected</w:t>
      </w:r>
      <w:r>
        <w:t xml:space="preserve"> </w:t>
      </w:r>
      <w:r>
        <w:t>party</w:t>
      </w:r>
      <w:r>
        <w:t>’</w:t>
      </w:r>
      <w:r>
        <w:t>s</w:t>
      </w:r>
      <w:r>
        <w:t xml:space="preserve"> </w:t>
      </w:r>
      <w:r>
        <w:t>own</w:t>
      </w:r>
      <w:r>
        <w:t xml:space="preserve"> </w:t>
      </w:r>
      <w:r>
        <w:t>operations</w:t>
      </w:r>
      <w:r>
        <w:t>,</w:t>
      </w:r>
      <w:r>
        <w:t xml:space="preserve"> </w:t>
      </w:r>
      <w:r>
        <w:t>or</w:t>
      </w:r>
      <w:r>
        <w:t xml:space="preserve"> </w:t>
      </w:r>
      <w:r>
        <w:t>war</w:t>
      </w:r>
      <w:r>
        <w:t xml:space="preserve"> </w:t>
      </w:r>
      <w:r>
        <w:t>or</w:t>
      </w:r>
      <w:r>
        <w:t xml:space="preserve"> </w:t>
      </w:r>
      <w:r>
        <w:t>civil</w:t>
      </w:r>
      <w:r>
        <w:t xml:space="preserve"> </w:t>
      </w:r>
      <w:r>
        <w:t>disturbance</w:t>
      </w:r>
      <w:r>
        <w:t>),</w:t>
      </w:r>
      <w:r>
        <w:t xml:space="preserve"> </w:t>
      </w:r>
      <w:r>
        <w:t>provided</w:t>
      </w:r>
      <w:r>
        <w:t xml:space="preserve"> </w:t>
      </w:r>
      <w:r>
        <w:t>the</w:t>
      </w:r>
      <w:r>
        <w:t xml:space="preserve"> </w:t>
      </w:r>
      <w:r>
        <w:t>affected</w:t>
      </w:r>
      <w:r>
        <w:t xml:space="preserve"> </w:t>
      </w:r>
      <w:r>
        <w:t>party</w:t>
      </w:r>
      <w:r>
        <w:t xml:space="preserve"> </w:t>
      </w:r>
      <w:r>
        <w:t>gives</w:t>
      </w:r>
      <w:r>
        <w:t xml:space="preserve"> </w:t>
      </w:r>
      <w:r>
        <w:t>prompt</w:t>
      </w:r>
      <w:r>
        <w:t xml:space="preserve"> </w:t>
      </w:r>
      <w:r>
        <w:t>written</w:t>
      </w:r>
      <w:r>
        <w:t xml:space="preserve"> </w:t>
      </w:r>
      <w:r>
        <w:t>notice</w:t>
      </w:r>
      <w:r>
        <w:t xml:space="preserve"> </w:t>
      </w:r>
      <w:r>
        <w:t>and</w:t>
      </w:r>
      <w:r>
        <w:t xml:space="preserve"> </w:t>
      </w:r>
      <w:r>
        <w:t>takes</w:t>
      </w:r>
      <w:r>
        <w:t xml:space="preserve"> </w:t>
      </w:r>
      <w:r>
        <w:t>commercially</w:t>
      </w:r>
      <w:r>
        <w:t xml:space="preserve"> </w:t>
      </w:r>
      <w:r>
        <w:t>reasonable</w:t>
      </w:r>
      <w:r>
        <w:t xml:space="preserve"> </w:t>
      </w:r>
      <w:r>
        <w:t>steps</w:t>
      </w:r>
      <w:r>
        <w:t xml:space="preserve"> </w:t>
      </w:r>
      <w:r>
        <w:t>to</w:t>
      </w:r>
      <w:r>
        <w:t xml:space="preserve"> </w:t>
      </w:r>
      <w:r>
        <w:t>mitigate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and</w:t>
      </w:r>
      <w:r>
        <w:t xml:space="preserve"> </w:t>
      </w:r>
      <w:r>
        <w:t>CN</w:t>
      </w:r>
      <w:r>
        <w:t>’</w:t>
      </w:r>
      <w:r>
        <w:t>s</w:t>
      </w:r>
      <w:r>
        <w:t xml:space="preserve"> </w:t>
      </w:r>
      <w:r>
        <w:t>service</w:t>
      </w:r>
      <w:r>
        <w:t xml:space="preserve"> </w:t>
      </w:r>
      <w:r>
        <w:t>obligation</w:t>
      </w:r>
      <w:r>
        <w:t xml:space="preserve"> </w:t>
      </w:r>
      <w:r>
        <w:t>are</w:t>
      </w:r>
      <w:r>
        <w:t xml:space="preserve"> </w:t>
      </w:r>
      <w:r>
        <w:t>each</w:t>
      </w:r>
      <w:r>
        <w:t xml:space="preserve"> </w:t>
      </w:r>
      <w:r>
        <w:t>suspended</w:t>
      </w:r>
      <w:r>
        <w:t xml:space="preserve"> </w:t>
      </w:r>
      <w:r>
        <w:t>during</w:t>
      </w:r>
      <w:r>
        <w:t xml:space="preserve"> </w:t>
      </w:r>
      <w:r>
        <w:t>Force</w:t>
      </w:r>
      <w:r>
        <w:t xml:space="preserve"> </w:t>
      </w:r>
      <w:r>
        <w:t>Majeure</w:t>
      </w:r>
      <w:r>
        <w:t>.</w:t>
      </w:r>
      <w:r>
        <w:t xml:space="preserve"> </w:t>
      </w:r>
      <w:r>
        <w:t>If</w:t>
      </w:r>
      <w:r>
        <w:t xml:space="preserve"> </w:t>
      </w:r>
      <w:ins w:id="820" w:author="blackline-tool" w:date="2026-04-13T14:43:10Z">
        <w:r>
          <w:t>the</w:t>
        </w:r>
      </w:ins>
      <w:ins w:id="821" w:author="blackline-tool" w:date="2026-04-13T14:43:10Z">
        <w:r>
          <w:t xml:space="preserve"> </w:t>
        </w:r>
      </w:ins>
      <w:r>
        <w:t>Force</w:t>
      </w:r>
      <w:r>
        <w:t xml:space="preserve"> </w:t>
      </w:r>
      <w:r>
        <w:t>Majeure</w:t>
      </w:r>
      <w:r>
        <w:t xml:space="preserve"> </w:t>
      </w:r>
      <w:del w:id="822" w:author="blackline-tool" w:date="2026-04-13T14:43:10Z">
        <w:r>
          <w:delText>extends</w:delText>
        </w:r>
      </w:del>
      <w:ins w:id="823" w:author="blackline-tool" w:date="2026-04-13T14:43:10Z">
        <w:r>
          <w:t>event</w:t>
        </w:r>
      </w:ins>
      <w:r>
        <w:t xml:space="preserve"> </w:t>
      </w:r>
      <w:del w:id="824" w:author="blackline-tool" w:date="2026-04-13T14:43:10Z">
        <w:r>
          <w:delText>beyond</w:delText>
        </w:r>
      </w:del>
      <w:ins w:id="825" w:author="blackline-tool" w:date="2026-04-13T14:43:10Z">
        <w:r>
          <w:t>affects</w:t>
        </w:r>
      </w:ins>
      <w:ins w:id="826" w:author="blackline-tool" w:date="2026-04-13T14:43:10Z">
        <w:r>
          <w:t xml:space="preserve"> </w:t>
        </w:r>
      </w:ins>
      <w:ins w:id="827" w:author="blackline-tool" w:date="2026-04-13T14:43:10Z">
        <w:r>
          <w:t>CN</w:t>
        </w:r>
      </w:ins>
      <w:ins w:id="828" w:author="blackline-tool" w:date="2026-04-13T14:43:10Z">
        <w:r>
          <w:t>’</w:t>
        </w:r>
      </w:ins>
      <w:ins w:id="829" w:author="blackline-tool" w:date="2026-04-13T14:43:10Z">
        <w:r>
          <w:t>s</w:t>
        </w:r>
      </w:ins>
      <w:ins w:id="830" w:author="blackline-tool" w:date="2026-04-13T14:43:10Z">
        <w:r>
          <w:t xml:space="preserve"> </w:t>
        </w:r>
      </w:ins>
      <w:ins w:id="831" w:author="blackline-tool" w:date="2026-04-13T14:43:10Z">
        <w:r>
          <w:t>rail</w:t>
        </w:r>
      </w:ins>
      <w:ins w:id="832" w:author="blackline-tool" w:date="2026-04-13T14:43:10Z">
        <w:r>
          <w:t xml:space="preserve"> </w:t>
        </w:r>
      </w:ins>
      <w:ins w:id="833" w:author="blackline-tool" w:date="2026-04-13T14:43:10Z">
        <w:r>
          <w:t>network</w:t>
        </w:r>
      </w:ins>
      <w:ins w:id="834" w:author="blackline-tool" w:date="2026-04-13T14:43:10Z">
        <w:r>
          <w:t xml:space="preserve"> </w:t>
        </w:r>
      </w:ins>
      <w:ins w:id="835" w:author="blackline-tool" w:date="2026-04-13T14:43:10Z">
        <w:r>
          <w:t>or</w:t>
        </w:r>
      </w:ins>
      <w:ins w:id="836" w:author="blackline-tool" w:date="2026-04-13T14:43:10Z">
        <w:r>
          <w:t xml:space="preserve"> </w:t>
        </w:r>
      </w:ins>
      <w:ins w:id="837" w:author="blackline-tool" w:date="2026-04-13T14:43:10Z">
        <w:r>
          <w:t>operations</w:t>
        </w:r>
      </w:ins>
      <w:ins w:id="838" w:author="blackline-tool" w:date="2026-04-13T14:43:10Z">
        <w:r>
          <w:t>,</w:t>
        </w:r>
      </w:ins>
      <w:ins w:id="839" w:author="blackline-tool" w:date="2026-04-13T14:43:10Z">
        <w:r>
          <w:t xml:space="preserve"> </w:t>
        </w:r>
      </w:ins>
      <w:ins w:id="840" w:author="blackline-tool" w:date="2026-04-13T14:43:10Z">
        <w:r>
          <w:t>CN</w:t>
        </w:r>
      </w:ins>
      <w:ins w:id="841" w:author="blackline-tool" w:date="2026-04-13T14:43:10Z">
        <w:r>
          <w:t xml:space="preserve"> </w:t>
        </w:r>
      </w:ins>
      <w:ins w:id="842" w:author="blackline-tool" w:date="2026-04-13T14:43:10Z">
        <w:r>
          <w:t>shall</w:t>
        </w:r>
      </w:ins>
      <w:ins w:id="843" w:author="blackline-tool" w:date="2026-04-13T14:43:10Z">
        <w:r>
          <w:t>,</w:t>
        </w:r>
      </w:ins>
      <w:ins w:id="844" w:author="blackline-tool" w:date="2026-04-13T14:43:10Z">
        <w:r>
          <w:t xml:space="preserve"> </w:t>
        </w:r>
      </w:ins>
      <w:ins w:id="845" w:author="blackline-tool" w:date="2026-04-13T14:43:10Z">
        <w:r>
          <w:t>using</w:t>
        </w:r>
      </w:ins>
      <w:ins w:id="846" w:author="blackline-tool" w:date="2026-04-13T14:43:10Z">
        <w:r>
          <w:t xml:space="preserve"> </w:t>
        </w:r>
      </w:ins>
      <w:ins w:id="847" w:author="blackline-tool" w:date="2026-04-13T14:43:10Z">
        <w:r>
          <w:t>commercially</w:t>
        </w:r>
      </w:ins>
      <w:ins w:id="848" w:author="blackline-tool" w:date="2026-04-13T14:43:10Z">
        <w:r>
          <w:t xml:space="preserve"> </w:t>
        </w:r>
      </w:ins>
      <w:ins w:id="849" w:author="blackline-tool" w:date="2026-04-13T14:43:10Z">
        <w:r>
          <w:t>reasonable</w:t>
        </w:r>
      </w:ins>
      <w:ins w:id="850" w:author="blackline-tool" w:date="2026-04-13T14:43:10Z">
        <w:r>
          <w:t xml:space="preserve"> </w:t>
        </w:r>
      </w:ins>
      <w:ins w:id="851" w:author="blackline-tool" w:date="2026-04-13T14:43:10Z">
        <w:r>
          <w:t>efforts</w:t>
        </w:r>
      </w:ins>
      <w:ins w:id="852" w:author="blackline-tool" w:date="2026-04-13T14:43:10Z">
        <w:r>
          <w:t>,</w:t>
        </w:r>
      </w:ins>
      <w:ins w:id="853" w:author="blackline-tool" w:date="2026-04-13T14:43:10Z">
        <w:r>
          <w:t xml:space="preserve"> </w:t>
        </w:r>
      </w:ins>
      <w:ins w:id="854" w:author="blackline-tool" w:date="2026-04-13T14:43:10Z">
        <w:r>
          <w:t>repair</w:t>
        </w:r>
      </w:ins>
      <w:ins w:id="855" w:author="blackline-tool" w:date="2026-04-13T14:43:10Z">
        <w:r>
          <w:t>,</w:t>
        </w:r>
      </w:ins>
      <w:ins w:id="856" w:author="blackline-tool" w:date="2026-04-13T14:43:10Z">
        <w:r>
          <w:t xml:space="preserve"> </w:t>
        </w:r>
      </w:ins>
      <w:ins w:id="857" w:author="blackline-tool" w:date="2026-04-13T14:43:10Z">
        <w:r>
          <w:t>rebuild</w:t>
        </w:r>
      </w:ins>
      <w:ins w:id="858" w:author="blackline-tool" w:date="2026-04-13T14:43:10Z">
        <w:r>
          <w:t>,</w:t>
        </w:r>
      </w:ins>
      <w:ins w:id="859" w:author="blackline-tool" w:date="2026-04-13T14:43:10Z">
        <w:r>
          <w:t xml:space="preserve"> </w:t>
        </w:r>
      </w:ins>
      <w:ins w:id="860" w:author="blackline-tool" w:date="2026-04-13T14:43:10Z">
        <w:r>
          <w:t>or</w:t>
        </w:r>
      </w:ins>
      <w:ins w:id="861" w:author="blackline-tool" w:date="2026-04-13T14:43:10Z">
        <w:r>
          <w:t xml:space="preserve"> </w:t>
        </w:r>
      </w:ins>
      <w:ins w:id="862" w:author="blackline-tool" w:date="2026-04-13T14:43:10Z">
        <w:r>
          <w:t>otherwise</w:t>
        </w:r>
      </w:ins>
      <w:ins w:id="863" w:author="blackline-tool" w:date="2026-04-13T14:43:10Z">
        <w:r>
          <w:t xml:space="preserve"> </w:t>
        </w:r>
      </w:ins>
      <w:ins w:id="864" w:author="blackline-tool" w:date="2026-04-13T14:43:10Z">
        <w:r>
          <w:t>restore</w:t>
        </w:r>
      </w:ins>
      <w:ins w:id="865" w:author="blackline-tool" w:date="2026-04-13T14:43:10Z">
        <w:r>
          <w:t xml:space="preserve"> </w:t>
        </w:r>
      </w:ins>
      <w:ins w:id="866" w:author="blackline-tool" w:date="2026-04-13T14:43:10Z">
        <w:r>
          <w:t>the</w:t>
        </w:r>
      </w:ins>
      <w:ins w:id="867" w:author="blackline-tool" w:date="2026-04-13T14:43:10Z">
        <w:r>
          <w:t xml:space="preserve"> </w:t>
        </w:r>
      </w:ins>
      <w:ins w:id="868" w:author="blackline-tool" w:date="2026-04-13T14:43:10Z">
        <w:r>
          <w:t>affected</w:t>
        </w:r>
      </w:ins>
      <w:ins w:id="869" w:author="blackline-tool" w:date="2026-04-13T14:43:10Z">
        <w:r>
          <w:t xml:space="preserve"> </w:t>
        </w:r>
      </w:ins>
      <w:ins w:id="870" w:author="blackline-tool" w:date="2026-04-13T14:43:10Z">
        <w:r>
          <w:t>infrastructure</w:t>
        </w:r>
      </w:ins>
      <w:ins w:id="871" w:author="blackline-tool" w:date="2026-04-13T14:43:10Z">
        <w:r>
          <w:t xml:space="preserve"> </w:t>
        </w:r>
      </w:ins>
      <w:ins w:id="872" w:author="blackline-tool" w:date="2026-04-13T14:43:10Z">
        <w:r>
          <w:t>and</w:t>
        </w:r>
      </w:ins>
      <w:ins w:id="873" w:author="blackline-tool" w:date="2026-04-13T14:43:10Z">
        <w:r>
          <w:t xml:space="preserve"> </w:t>
        </w:r>
      </w:ins>
      <w:ins w:id="874" w:author="blackline-tool" w:date="2026-04-13T14:43:10Z">
        <w:r>
          <w:t>resume</w:t>
        </w:r>
      </w:ins>
      <w:ins w:id="875" w:author="blackline-tool" w:date="2026-04-13T14:43:10Z">
        <w:r>
          <w:t xml:space="preserve"> </w:t>
        </w:r>
      </w:ins>
      <w:ins w:id="876" w:author="blackline-tool" w:date="2026-04-13T14:43:10Z">
        <w:r>
          <w:t>service</w:t>
        </w:r>
      </w:ins>
      <w:ins w:id="877" w:author="blackline-tool" w:date="2026-04-13T14:43:10Z">
        <w:r>
          <w:t xml:space="preserve"> </w:t>
        </w:r>
      </w:ins>
      <w:ins w:id="878" w:author="blackline-tool" w:date="2026-04-13T14:43:10Z">
        <w:r>
          <w:t>under</w:t>
        </w:r>
      </w:ins>
      <w:ins w:id="879" w:author="blackline-tool" w:date="2026-04-13T14:43:10Z">
        <w:r>
          <w:t xml:space="preserve"> </w:t>
        </w:r>
      </w:ins>
      <w:ins w:id="880" w:author="blackline-tool" w:date="2026-04-13T14:43:10Z">
        <w:r>
          <w:t>paragraph</w:t>
        </w:r>
      </w:ins>
      <w:r>
        <w:t xml:space="preserve"> </w:t>
      </w:r>
      <w:r>
        <w:t>180</w:t>
      </w:r>
      <w:r>
        <w:t xml:space="preserve"> </w:t>
      </w:r>
      <w:del w:id="881" w:author="blackline-tool" w:date="2026-04-13T14:43:10Z">
        <w:r>
          <w:delText>consecutive</w:delText>
        </w:r>
      </w:del>
      <w:ins w:id="882" w:author="blackline-tool" w:date="2026-04-13T14:43:10Z">
        <w:r>
          <w:t>as</w:t>
        </w:r>
      </w:ins>
      <w:r>
        <w:t xml:space="preserve"> </w:t>
      </w:r>
      <w:del w:id="883" w:author="blackline-tool" w:date="2026-04-13T14:43:10Z">
        <w:r>
          <w:delText>days</w:delText>
        </w:r>
      </w:del>
      <w:del w:id="884" w:author="blackline-tool" w:date="2026-04-13T14:43:10Z">
        <w:r>
          <w:delText>,</w:delText>
        </w:r>
      </w:del>
      <w:ins w:id="885" w:author="blackline-tool" w:date="2026-04-13T14:43:10Z">
        <w:r>
          <w:t>soon</w:t>
        </w:r>
      </w:ins>
      <w:r>
        <w:t xml:space="preserve"> </w:t>
      </w:r>
      <w:del w:id="886" w:author="blackline-tool" w:date="2026-04-13T14:43:10Z">
        <w:r>
          <w:delText>either</w:delText>
        </w:r>
      </w:del>
      <w:ins w:id="887" w:author="blackline-tool" w:date="2026-04-13T14:43:10Z">
        <w:r>
          <w:t>as</w:t>
        </w:r>
      </w:ins>
      <w:ins w:id="888" w:author="blackline-tool" w:date="2026-04-13T14:43:10Z">
        <w:r>
          <w:t xml:space="preserve"> </w:t>
        </w:r>
      </w:ins>
      <w:ins w:id="889" w:author="blackline-tool" w:date="2026-04-13T14:43:10Z">
        <w:r>
          <w:t>reasonably</w:t>
        </w:r>
      </w:ins>
      <w:ins w:id="890" w:author="blackline-tool" w:date="2026-04-13T14:43:10Z">
        <w:r>
          <w:t xml:space="preserve"> </w:t>
        </w:r>
      </w:ins>
      <w:ins w:id="891" w:author="blackline-tool" w:date="2026-04-13T14:43:10Z">
        <w:r>
          <w:t>practicable</w:t>
        </w:r>
      </w:ins>
      <w:ins w:id="892" w:author="blackline-tool" w:date="2026-04-13T14:43:10Z">
        <w:r>
          <w:t>.</w:t>
        </w:r>
      </w:ins>
      <w:ins w:id="893" w:author="blackline-tool" w:date="2026-04-13T14:43:10Z">
        <w:r>
          <w:t xml:space="preserve"> </w:t>
        </w:r>
      </w:ins>
      <w:ins w:id="894" w:author="blackline-tool" w:date="2026-04-13T14:43:10Z">
        <w:r>
          <w:t>Neither</w:t>
        </w:r>
      </w:ins>
      <w:r>
        <w:t xml:space="preserve"> </w:t>
      </w:r>
      <w:r>
        <w:t>party</w:t>
      </w:r>
      <w:r>
        <w:t xml:space="preserve"> </w:t>
      </w:r>
      <w:r>
        <w:t>may</w:t>
      </w:r>
      <w:r>
        <w:t xml:space="preserve"> </w:t>
      </w:r>
      <w:r>
        <w:t>terminate</w:t>
      </w:r>
      <w:r>
        <w:t xml:space="preserve"> </w:t>
      </w:r>
      <w:r>
        <w:t>this</w:t>
      </w:r>
      <w:r>
        <w:t xml:space="preserve"> </w:t>
      </w:r>
      <w:r>
        <w:t>Framework</w:t>
      </w:r>
      <w:r>
        <w:t xml:space="preserve"> </w:t>
      </w:r>
      <w:del w:id="895" w:author="blackline-tool" w:date="2026-04-13T14:43:10Z">
        <w:r>
          <w:delText>on</w:delText>
        </w:r>
      </w:del>
      <w:ins w:id="896" w:author="blackline-tool" w:date="2026-04-13T14:43:10Z">
        <w:r>
          <w:t>by</w:t>
        </w:r>
      </w:ins>
      <w:r>
        <w:t xml:space="preserve"> </w:t>
      </w:r>
      <w:del w:id="897" w:author="blackline-tool" w:date="2026-04-13T14:43:10Z">
        <w:r>
          <w:delText>written</w:delText>
        </w:r>
      </w:del>
      <w:ins w:id="898" w:author="blackline-tool" w:date="2026-04-13T14:43:10Z">
        <w:r>
          <w:t>reason</w:t>
        </w:r>
      </w:ins>
      <w:r>
        <w:t xml:space="preserve"> </w:t>
      </w:r>
      <w:del w:id="899" w:author="blackline-tool" w:date="2026-04-13T14:43:10Z">
        <w:r>
          <w:delText>notice</w:delText>
        </w:r>
      </w:del>
      <w:ins w:id="900" w:author="blackline-tool" w:date="2026-04-13T14:43:10Z">
        <w:r>
          <w:t>of</w:t>
        </w:r>
      </w:ins>
      <w:r>
        <w:t xml:space="preserve"> </w:t>
      </w:r>
      <w:del w:id="901" w:author="blackline-tool" w:date="2026-04-13T14:43:10Z">
        <w:r>
          <w:delText>without</w:delText>
        </w:r>
      </w:del>
      <w:ins w:id="902" w:author="blackline-tool" w:date="2026-04-13T14:43:10Z">
        <w:r>
          <w:t>Force</w:t>
        </w:r>
      </w:ins>
      <w:r>
        <w:t xml:space="preserve"> </w:t>
      </w:r>
      <w:del w:id="903" w:author="blackline-tool" w:date="2026-04-13T14:43:10Z">
        <w:r>
          <w:delText>further</w:delText>
        </w:r>
      </w:del>
      <w:del w:id="904" w:author="blackline-tool" w:date="2026-04-13T14:43:10Z">
        <w:r>
          <w:delText xml:space="preserve"> </w:delText>
        </w:r>
      </w:del>
      <w:del w:id="905" w:author="blackline-tool" w:date="2026-04-13T14:43:10Z">
        <w:r>
          <w:delText>liability</w:delText>
        </w:r>
      </w:del>
      <w:ins w:id="906" w:author="blackline-tool" w:date="2026-04-13T14:43:10Z">
        <w:r>
          <w:t>Majeure</w:t>
        </w:r>
      </w:ins>
      <w:r>
        <w:t>.</w:t>
      </w:r>
    </w:p>
    <w:p/>
    <w:p>
      <w:r>
        <w:t>7</w:t>
      </w:r>
      <w:r>
        <w:t>.</w:t>
      </w:r>
      <w:r>
        <w:t>4</w:t>
      </w:r>
      <w:r>
        <w:tab/>
      </w:r>
      <w:r>
        <w:t>CN</w:t>
      </w:r>
      <w:r>
        <w:t xml:space="preserve"> </w:t>
      </w:r>
      <w:r>
        <w:t>service</w:t>
      </w:r>
      <w:r>
        <w:t xml:space="preserve"> </w:t>
      </w:r>
      <w:r>
        <w:t>failure</w:t>
      </w:r>
      <w:r>
        <w:t>.</w:t>
      </w:r>
      <w:r>
        <w:t xml:space="preserve"> </w:t>
      </w:r>
      <w:r>
        <w:t>If</w:t>
      </w:r>
      <w:r>
        <w:t xml:space="preserve"> </w:t>
      </w:r>
      <w:r>
        <w:t>CN</w:t>
      </w:r>
      <w:r>
        <w:t xml:space="preserve"> </w:t>
      </w:r>
      <w:r>
        <w:t>fails</w:t>
      </w:r>
      <w:r>
        <w:t xml:space="preserve"> </w:t>
      </w:r>
      <w:r>
        <w:t>to</w:t>
      </w:r>
      <w:r>
        <w:t xml:space="preserve"> </w:t>
      </w:r>
      <w:r>
        <w:t>provide</w:t>
      </w:r>
      <w:r>
        <w:t xml:space="preserve"> </w:t>
      </w:r>
      <w:r>
        <w:t>the</w:t>
      </w:r>
      <w:r>
        <w:t xml:space="preserve"> </w:t>
      </w:r>
      <w:r>
        <w:t>service</w:t>
      </w:r>
      <w:r>
        <w:t xml:space="preserve"> </w:t>
      </w:r>
      <w:r>
        <w:t>specified</w:t>
      </w:r>
      <w:r>
        <w:t xml:space="preserve"> </w:t>
      </w:r>
      <w:r>
        <w:t>in</w:t>
      </w:r>
      <w:r>
        <w:t xml:space="preserve"> </w:t>
      </w:r>
      <w:r>
        <w:t>paragraph</w:t>
      </w:r>
      <w:r>
        <w:t xml:space="preserve"> </w:t>
      </w:r>
      <w:r>
        <w:t>3</w:t>
      </w:r>
      <w:r>
        <w:t xml:space="preserve"> </w:t>
      </w:r>
      <w:r>
        <w:t>and</w:t>
      </w:r>
      <w:r>
        <w:t xml:space="preserve"> </w:t>
      </w:r>
      <w:r>
        <w:t>the</w:t>
      </w:r>
      <w:r>
        <w:t xml:space="preserve"> </w:t>
      </w:r>
      <w:r>
        <w:t>failure</w:t>
      </w:r>
      <w:r>
        <w:t xml:space="preserve"> </w:t>
      </w:r>
      <w:r>
        <w:t>is</w:t>
      </w:r>
      <w:r>
        <w:t xml:space="preserve"> </w:t>
      </w:r>
      <w:r>
        <w:t>not</w:t>
      </w:r>
      <w:r>
        <w:t xml:space="preserve"> </w:t>
      </w:r>
      <w:r>
        <w:t>excused</w:t>
      </w:r>
      <w:r>
        <w:t xml:space="preserve"> </w:t>
      </w:r>
      <w:r>
        <w:t>by</w:t>
      </w:r>
      <w:r>
        <w:t xml:space="preserve"> </w:t>
      </w:r>
      <w:r>
        <w:t>Force</w:t>
      </w:r>
      <w:r>
        <w:t xml:space="preserve"> </w:t>
      </w:r>
      <w:r>
        <w:t>Majeure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suspended</w:t>
      </w:r>
      <w:r>
        <w:t xml:space="preserve"> </w:t>
      </w:r>
      <w:r>
        <w:t>for</w:t>
      </w:r>
      <w:r>
        <w:t xml:space="preserve"> </w:t>
      </w:r>
      <w:r>
        <w:t>the</w:t>
      </w:r>
      <w:r>
        <w:t xml:space="preserve"> </w:t>
      </w:r>
      <w:r>
        <w:t>duration</w:t>
      </w:r>
      <w:r>
        <w:t xml:space="preserve"> </w:t>
      </w:r>
      <w:r>
        <w:t>of</w:t>
      </w:r>
      <w:r>
        <w:t xml:space="preserve"> </w:t>
      </w:r>
      <w:r>
        <w:t>the</w:t>
      </w:r>
      <w:r>
        <w:t xml:space="preserve"> </w:t>
      </w:r>
      <w:r>
        <w:t>failure</w:t>
      </w:r>
      <w:r>
        <w:t xml:space="preserve"> </w:t>
      </w:r>
      <w:r>
        <w:t>and</w:t>
      </w:r>
      <w:r>
        <w:t xml:space="preserve"> </w:t>
      </w:r>
      <w:r>
        <w:t>CN</w:t>
      </w:r>
      <w:r>
        <w:t xml:space="preserve"> </w:t>
      </w:r>
      <w:r>
        <w:t>is</w:t>
      </w:r>
      <w:r>
        <w:t xml:space="preserve"> </w:t>
      </w:r>
      <w:r>
        <w:t>responsible</w:t>
      </w:r>
      <w:r>
        <w:t xml:space="preserve"> </w:t>
      </w:r>
      <w:r>
        <w:t>for</w:t>
      </w:r>
      <w:r>
        <w:t xml:space="preserve"> </w:t>
      </w:r>
      <w:ins w:id="907" w:author="blackline-tool" w:date="2026-04-13T14:43:10Z">
        <w:r>
          <w:t>all</w:t>
        </w:r>
      </w:ins>
      <w:ins w:id="908" w:author="blackline-tool" w:date="2026-04-13T14:43:10Z">
        <w:r>
          <w:t xml:space="preserve"> </w:t>
        </w:r>
      </w:ins>
      <w:r>
        <w:t>direct</w:t>
      </w:r>
      <w:r>
        <w:t xml:space="preserve"> </w:t>
      </w:r>
      <w:r>
        <w:t>and</w:t>
      </w:r>
      <w:r>
        <w:t xml:space="preserve"> </w:t>
      </w:r>
      <w:r>
        <w:t>foreseeable</w:t>
      </w:r>
      <w:r>
        <w:t xml:space="preserve"> </w:t>
      </w:r>
      <w:r>
        <w:t>damages</w:t>
      </w:r>
      <w:r>
        <w:t xml:space="preserve"> </w:t>
      </w:r>
      <w:r>
        <w:t>Power</w:t>
      </w:r>
      <w:r>
        <w:t xml:space="preserve"> </w:t>
      </w:r>
      <w:r>
        <w:t>Wood</w:t>
      </w:r>
      <w:r>
        <w:t xml:space="preserve"> </w:t>
      </w:r>
      <w:r>
        <w:t>incurs</w:t>
      </w:r>
      <w:r>
        <w:t xml:space="preserve"> </w:t>
      </w:r>
      <w:r>
        <w:t>with</w:t>
      </w:r>
      <w:r>
        <w:t xml:space="preserve"> </w:t>
      </w:r>
      <w:del w:id="909" w:author="blackline-tool" w:date="2026-04-13T14:43:10Z">
        <w:r>
          <w:delText>its</w:delText>
        </w:r>
      </w:del>
      <w:ins w:id="910" w:author="blackline-tool" w:date="2026-04-13T14:43:10Z">
        <w:r>
          <w:t>respect</w:t>
        </w:r>
      </w:ins>
      <w:ins w:id="911" w:author="blackline-tool" w:date="2026-04-13T14:43:10Z">
        <w:r>
          <w:t xml:space="preserve"> </w:t>
        </w:r>
      </w:ins>
      <w:ins w:id="912" w:author="blackline-tool" w:date="2026-04-13T14:43:10Z">
        <w:r>
          <w:t>to</w:t>
        </w:r>
      </w:ins>
      <w:ins w:id="913" w:author="blackline-tool" w:date="2026-04-13T14:43:10Z">
        <w:r>
          <w:t xml:space="preserve"> </w:t>
        </w:r>
      </w:ins>
      <w:ins w:id="914" w:author="blackline-tool" w:date="2026-04-13T14:43:10Z">
        <w:r>
          <w:t>the</w:t>
        </w:r>
      </w:ins>
      <w:ins w:id="915" w:author="blackline-tool" w:date="2026-04-13T14:43:10Z">
        <w:r>
          <w:t xml:space="preserve"> </w:t>
        </w:r>
      </w:ins>
      <w:ins w:id="916" w:author="blackline-tool" w:date="2026-04-13T14:43:10Z">
        <w:r>
          <w:t>operation</w:t>
        </w:r>
      </w:ins>
      <w:ins w:id="917" w:author="blackline-tool" w:date="2026-04-13T14:43:10Z">
        <w:r>
          <w:t xml:space="preserve"> </w:t>
        </w:r>
      </w:ins>
      <w:ins w:id="918" w:author="blackline-tool" w:date="2026-04-13T14:43:10Z">
        <w:r>
          <w:t>of</w:t>
        </w:r>
      </w:ins>
      <w:ins w:id="919" w:author="blackline-tool" w:date="2026-04-13T14:43:10Z">
        <w:r>
          <w:t xml:space="preserve"> </w:t>
        </w:r>
      </w:ins>
      <w:ins w:id="920" w:author="blackline-tool" w:date="2026-04-13T14:43:10Z">
        <w:r>
          <w:t>the</w:t>
        </w:r>
      </w:ins>
      <w:ins w:id="921" w:author="blackline-tool" w:date="2026-04-13T14:43:10Z">
        <w:r>
          <w:t xml:space="preserve"> </w:t>
        </w:r>
      </w:ins>
      <w:ins w:id="922" w:author="blackline-tool" w:date="2026-04-13T14:43:10Z">
        <w:r>
          <w:t>La</w:t>
        </w:r>
      </w:ins>
      <w:ins w:id="923" w:author="blackline-tool" w:date="2026-04-13T14:43:10Z">
        <w:r>
          <w:t xml:space="preserve"> </w:t>
        </w:r>
      </w:ins>
      <w:ins w:id="924" w:author="blackline-tool" w:date="2026-04-13T14:43:10Z">
        <w:r>
          <w:t>Crête</w:t>
        </w:r>
      </w:ins>
      <w:ins w:id="925" w:author="blackline-tool" w:date="2026-04-13T14:43:10Z">
        <w:r>
          <w:t xml:space="preserve"> </w:t>
        </w:r>
      </w:ins>
      <w:ins w:id="926" w:author="blackline-tool" w:date="2026-04-13T14:43:10Z">
        <w:r>
          <w:t>facility</w:t>
        </w:r>
      </w:ins>
      <w:ins w:id="927" w:author="blackline-tool" w:date="2026-04-13T14:43:10Z">
        <w:r>
          <w:t>,</w:t>
        </w:r>
      </w:ins>
      <w:ins w:id="928" w:author="blackline-tool" w:date="2026-04-13T14:43:10Z">
        <w:r>
          <w:t xml:space="preserve"> </w:t>
        </w:r>
      </w:ins>
      <w:ins w:id="929" w:author="blackline-tool" w:date="2026-04-13T14:43:10Z">
        <w:r>
          <w:t>the</w:t>
        </w:r>
      </w:ins>
      <w:ins w:id="930" w:author="blackline-tool" w:date="2026-04-13T14:43:10Z">
        <w:r>
          <w:t xml:space="preserve"> </w:t>
        </w:r>
      </w:ins>
      <w:ins w:id="931" w:author="blackline-tool" w:date="2026-04-13T14:43:10Z">
        <w:r>
          <w:t>High</w:t>
        </w:r>
      </w:ins>
      <w:ins w:id="932" w:author="blackline-tool" w:date="2026-04-13T14:43:10Z">
        <w:r>
          <w:t xml:space="preserve"> </w:t>
        </w:r>
      </w:ins>
      <w:ins w:id="933" w:author="blackline-tool" w:date="2026-04-13T14:43:10Z">
        <w:r>
          <w:t>Level</w:t>
        </w:r>
      </w:ins>
      <w:ins w:id="934" w:author="blackline-tool" w:date="2026-04-13T14:43:10Z">
        <w:r>
          <w:t xml:space="preserve"> </w:t>
        </w:r>
      </w:ins>
      <w:ins w:id="935" w:author="blackline-tool" w:date="2026-04-13T14:43:10Z">
        <w:r>
          <w:t>transload</w:t>
        </w:r>
      </w:ins>
      <w:ins w:id="936" w:author="blackline-tool" w:date="2026-04-13T14:43:10Z">
        <w:r>
          <w:t>,</w:t>
        </w:r>
      </w:ins>
      <w:ins w:id="937" w:author="blackline-tool" w:date="2026-04-13T14:43:10Z">
        <w:r>
          <w:t xml:space="preserve"> </w:t>
        </w:r>
      </w:ins>
      <w:ins w:id="938" w:author="blackline-tool" w:date="2026-04-13T14:43:10Z">
        <w:r>
          <w:t>and</w:t>
        </w:r>
      </w:ins>
      <w:ins w:id="939" w:author="blackline-tool" w:date="2026-04-13T14:43:10Z">
        <w:r>
          <w:t xml:space="preserve"> </w:t>
        </w:r>
      </w:ins>
      <w:ins w:id="940" w:author="blackline-tool" w:date="2026-04-13T14:43:10Z">
        <w:r>
          <w:t>the</w:t>
        </w:r>
      </w:ins>
      <w:ins w:id="941" w:author="blackline-tool" w:date="2026-04-13T14:43:10Z">
        <w:r>
          <w:t xml:space="preserve"> </w:t>
        </w:r>
      </w:ins>
      <w:ins w:id="942" w:author="blackline-tool" w:date="2026-04-13T14:43:10Z">
        <w:r>
          <w:t>Traffic</w:t>
        </w:r>
      </w:ins>
      <w:ins w:id="943" w:author="blackline-tool" w:date="2026-04-13T14:43:10Z">
        <w:r>
          <w:t xml:space="preserve"> </w:t>
        </w:r>
      </w:ins>
      <w:ins w:id="944" w:author="blackline-tool" w:date="2026-04-13T14:43:10Z">
        <w:r>
          <w:t>(</w:t>
        </w:r>
      </w:ins>
      <w:ins w:id="945" w:author="blackline-tool" w:date="2026-04-13T14:43:10Z">
        <w:r>
          <w:t>including</w:t>
        </w:r>
      </w:ins>
      <w:ins w:id="946" w:author="blackline-tool" w:date="2026-04-13T14:43:10Z">
        <w:r>
          <w:t>,</w:t>
        </w:r>
      </w:ins>
      <w:ins w:id="947" w:author="blackline-tool" w:date="2026-04-13T14:43:10Z">
        <w:r>
          <w:t xml:space="preserve"> </w:t>
        </w:r>
      </w:ins>
      <w:ins w:id="948" w:author="blackline-tool" w:date="2026-04-13T14:43:10Z">
        <w:r>
          <w:t>without</w:t>
        </w:r>
      </w:ins>
      <w:ins w:id="949" w:author="blackline-tool" w:date="2026-04-13T14:43:10Z">
        <w:r>
          <w:t xml:space="preserve"> </w:t>
        </w:r>
      </w:ins>
      <w:ins w:id="950" w:author="blackline-tool" w:date="2026-04-13T14:43:10Z">
        <w:r>
          <w:t>limitation</w:t>
        </w:r>
      </w:ins>
      <w:ins w:id="951" w:author="blackline-tool" w:date="2026-04-13T14:43:10Z">
        <w:r>
          <w:t>,</w:t>
        </w:r>
      </w:ins>
      <w:ins w:id="952" w:author="blackline-tool" w:date="2026-04-13T14:43:10Z">
        <w:r>
          <w:t xml:space="preserve"> </w:t>
        </w:r>
      </w:ins>
      <w:ins w:id="953" w:author="blackline-tool" w:date="2026-04-13T14:43:10Z">
        <w:r>
          <w:t>damages</w:t>
        </w:r>
      </w:ins>
      <w:ins w:id="954" w:author="blackline-tool" w:date="2026-04-13T14:43:10Z">
        <w:r>
          <w:t xml:space="preserve"> </w:t>
        </w:r>
      </w:ins>
      <w:ins w:id="955" w:author="blackline-tool" w:date="2026-04-13T14:43:10Z">
        <w:r>
          <w:t>incurred</w:t>
        </w:r>
      </w:ins>
      <w:ins w:id="956" w:author="blackline-tool" w:date="2026-04-13T14:43:10Z">
        <w:r>
          <w:t xml:space="preserve"> </w:t>
        </w:r>
      </w:ins>
      <w:ins w:id="957" w:author="blackline-tool" w:date="2026-04-13T14:43:10Z">
        <w:r>
          <w:t>with</w:t>
        </w:r>
      </w:ins>
      <w:r>
        <w:t xml:space="preserve"> </w:t>
      </w:r>
      <w:r>
        <w:t>off</w:t>
      </w:r>
      <w:r>
        <w:t>-</w:t>
      </w:r>
      <w:r>
        <w:t>take</w:t>
      </w:r>
      <w:r>
        <w:t xml:space="preserve"> </w:t>
      </w:r>
      <w:r>
        <w:t>counterparties</w:t>
      </w:r>
      <w:ins w:id="958" w:author="blackline-tool" w:date="2026-04-13T14:43:10Z">
        <w:r>
          <w:t>)</w:t>
        </w:r>
      </w:ins>
      <w:r>
        <w:t xml:space="preserve"> </w:t>
      </w:r>
      <w:r>
        <w:t>as</w:t>
      </w:r>
      <w:r>
        <w:t xml:space="preserve"> </w:t>
      </w:r>
      <w:r>
        <w:t>a</w:t>
      </w:r>
      <w:r>
        <w:t xml:space="preserve"> </w:t>
      </w:r>
      <w:r>
        <w:t>direct</w:t>
      </w:r>
      <w:r>
        <w:t xml:space="preserve"> </w:t>
      </w:r>
      <w:r>
        <w:t>consequence</w:t>
      </w:r>
      <w:ins w:id="959" w:author="blackline-tool" w:date="2026-04-13T14:43:10Z">
        <w:r>
          <w:t xml:space="preserve"> </w:t>
        </w:r>
      </w:ins>
      <w:ins w:id="960" w:author="blackline-tool" w:date="2026-04-13T14:43:10Z">
        <w:r>
          <w:t>of</w:t>
        </w:r>
      </w:ins>
      <w:ins w:id="961" w:author="blackline-tool" w:date="2026-04-13T14:43:10Z">
        <w:r>
          <w:t xml:space="preserve"> </w:t>
        </w:r>
      </w:ins>
      <w:ins w:id="962" w:author="blackline-tool" w:date="2026-04-13T14:43:10Z">
        <w:r>
          <w:t>CN</w:t>
        </w:r>
      </w:ins>
      <w:ins w:id="963" w:author="blackline-tool" w:date="2026-04-13T14:43:10Z">
        <w:r>
          <w:t>’</w:t>
        </w:r>
      </w:ins>
      <w:ins w:id="964" w:author="blackline-tool" w:date="2026-04-13T14:43:10Z">
        <w:r>
          <w:t>s</w:t>
        </w:r>
      </w:ins>
      <w:ins w:id="965" w:author="blackline-tool" w:date="2026-04-13T14:43:10Z">
        <w:r>
          <w:t xml:space="preserve"> </w:t>
        </w:r>
      </w:ins>
      <w:ins w:id="966" w:author="blackline-tool" w:date="2026-04-13T14:43:10Z">
        <w:r>
          <w:t>service</w:t>
        </w:r>
      </w:ins>
      <w:ins w:id="967" w:author="blackline-tool" w:date="2026-04-13T14:43:10Z">
        <w:r>
          <w:t xml:space="preserve"> </w:t>
        </w:r>
      </w:ins>
      <w:ins w:id="968" w:author="blackline-tool" w:date="2026-04-13T14:43:10Z">
        <w:r>
          <w:t>failure</w:t>
        </w:r>
      </w:ins>
      <w:r>
        <w:t>,</w:t>
      </w:r>
      <w:r>
        <w:t xml:space="preserve"> </w:t>
      </w:r>
      <w:r>
        <w:t>subject</w:t>
      </w:r>
      <w:r>
        <w:t xml:space="preserve"> </w:t>
      </w:r>
      <w:r>
        <w:t>to</w:t>
      </w:r>
      <w:r>
        <w:t xml:space="preserve"> </w:t>
      </w:r>
      <w:r>
        <w:t>a</w:t>
      </w:r>
      <w:r>
        <w:t xml:space="preserve"> </w:t>
      </w:r>
      <w:r>
        <w:t>liability</w:t>
      </w:r>
      <w:r>
        <w:t xml:space="preserve"> </w:t>
      </w:r>
      <w:r>
        <w:t>cap</w:t>
      </w:r>
      <w:r>
        <w:t xml:space="preserve"> </w:t>
      </w:r>
      <w:r>
        <w:t>equal</w:t>
      </w:r>
      <w:r>
        <w:t xml:space="preserve"> </w:t>
      </w:r>
      <w:r>
        <w:t>to</w:t>
      </w:r>
      <w:r>
        <w:t xml:space="preserve"> </w:t>
      </w:r>
      <w:r>
        <w:t>[</w:t>
      </w:r>
      <w:r>
        <w:t>NTD</w:t>
      </w:r>
      <w:r>
        <w:t>:</w:t>
      </w:r>
      <w:r>
        <w:t xml:space="preserve"> </w:t>
      </w:r>
      <w:r>
        <w:t>confirm</w:t>
      </w:r>
      <w:r>
        <w:t xml:space="preserve"> </w:t>
      </w:r>
      <w:r>
        <w:t>—</w:t>
      </w:r>
      <w:r>
        <w:t xml:space="preserve"> </w:t>
      </w:r>
      <w:r>
        <w:t>proposed</w:t>
      </w:r>
      <w:r>
        <w:t xml:space="preserve"> </w:t>
      </w:r>
      <w:r>
        <w:t>12</w:t>
      </w:r>
      <w:r>
        <w:t xml:space="preserve"> </w:t>
      </w:r>
      <w:r>
        <w:t>months</w:t>
      </w:r>
      <w:r>
        <w:t xml:space="preserve"> </w:t>
      </w:r>
      <w:r>
        <w:t>of</w:t>
      </w:r>
      <w:r>
        <w:t xml:space="preserve"> </w:t>
      </w:r>
      <w:r>
        <w:t>Freight</w:t>
      </w:r>
      <w:r>
        <w:t xml:space="preserve"> </w:t>
      </w:r>
      <w:r>
        <w:t>Rate</w:t>
      </w:r>
      <w:r>
        <w:t xml:space="preserve"> </w:t>
      </w:r>
      <w:r>
        <w:t>revenue</w:t>
      </w:r>
      <w:ins w:id="969" w:author="blackline-tool" w:date="2026-04-13T14:43:10Z">
        <w:r>
          <w:t>]</w:t>
        </w:r>
      </w:ins>
      <w:ins w:id="970" w:author="blackline-tool" w:date="2026-04-13T14:43:10Z">
        <w:r>
          <w:t xml:space="preserve"> </w:t>
        </w:r>
      </w:ins>
      <w:ins w:id="971" w:author="blackline-tool" w:date="2026-04-13T14:43:10Z">
        <w:r>
          <w:t>[</w:t>
        </w:r>
      </w:ins>
      <w:ins w:id="972" w:author="blackline-tool" w:date="2026-04-13T14:43:10Z">
        <w:r>
          <w:t>NTD</w:t>
        </w:r>
      </w:ins>
      <w:ins w:id="973" w:author="blackline-tool" w:date="2026-04-13T14:43:10Z">
        <w:r>
          <w:t>:</w:t>
        </w:r>
      </w:ins>
      <w:ins w:id="974" w:author="blackline-tool" w:date="2026-04-13T14:43:10Z">
        <w:r>
          <w:t xml:space="preserve"> </w:t>
        </w:r>
      </w:ins>
      <w:ins w:id="975" w:author="blackline-tool" w:date="2026-04-13T14:43:10Z">
        <w:r>
          <w:t>consider</w:t>
        </w:r>
      </w:ins>
      <w:ins w:id="976" w:author="blackline-tool" w:date="2026-04-13T14:43:10Z">
        <w:r>
          <w:t xml:space="preserve"> </w:t>
        </w:r>
      </w:ins>
      <w:ins w:id="977" w:author="blackline-tool" w:date="2026-04-13T14:43:10Z">
        <w:r>
          <w:t>whether</w:t>
        </w:r>
      </w:ins>
      <w:ins w:id="978" w:author="blackline-tool" w:date="2026-04-13T14:43:10Z">
        <w:r>
          <w:t xml:space="preserve"> </w:t>
        </w:r>
      </w:ins>
      <w:ins w:id="979" w:author="blackline-tool" w:date="2026-04-13T14:43:10Z">
        <w:r>
          <w:t>liability</w:t>
        </w:r>
      </w:ins>
      <w:ins w:id="980" w:author="blackline-tool" w:date="2026-04-13T14:43:10Z">
        <w:r>
          <w:t xml:space="preserve"> </w:t>
        </w:r>
      </w:ins>
      <w:ins w:id="981" w:author="blackline-tool" w:date="2026-04-13T14:43:10Z">
        <w:r>
          <w:t>cap</w:t>
        </w:r>
      </w:ins>
      <w:ins w:id="982" w:author="blackline-tool" w:date="2026-04-13T14:43:10Z">
        <w:r>
          <w:t xml:space="preserve"> </w:t>
        </w:r>
      </w:ins>
      <w:ins w:id="983" w:author="blackline-tool" w:date="2026-04-13T14:43:10Z">
        <w:r>
          <w:t>should</w:t>
        </w:r>
      </w:ins>
      <w:ins w:id="984" w:author="blackline-tool" w:date="2026-04-13T14:43:10Z">
        <w:r>
          <w:t xml:space="preserve"> </w:t>
        </w:r>
      </w:ins>
      <w:ins w:id="985" w:author="blackline-tool" w:date="2026-04-13T14:43:10Z">
        <w:r>
          <w:t>be</w:t>
        </w:r>
      </w:ins>
      <w:ins w:id="986" w:author="blackline-tool" w:date="2026-04-13T14:43:10Z">
        <w:r>
          <w:t xml:space="preserve"> </w:t>
        </w:r>
      </w:ins>
      <w:ins w:id="987" w:author="blackline-tool" w:date="2026-04-13T14:43:10Z">
        <w:r>
          <w:t>removed</w:t>
        </w:r>
      </w:ins>
      <w:ins w:id="988" w:author="blackline-tool" w:date="2026-04-13T14:43:10Z">
        <w:r>
          <w:t xml:space="preserve"> </w:t>
        </w:r>
      </w:ins>
      <w:ins w:id="989" w:author="blackline-tool" w:date="2026-04-13T14:43:10Z">
        <w:r>
          <w:t>entirely</w:t>
        </w:r>
      </w:ins>
      <w:r>
        <w:t>].</w:t>
      </w:r>
    </w:p>
    <w:p/>
    <w:p/>
    <w:p>
      <w:pPr>
        <w:jc w:val="left"/>
      </w:pPr>
      <w:r>
        <w:rPr>
          <w:b/>
        </w:rPr>
        <w:t>8.</w:t>
      </w:r>
      <w:r>
        <w:rPr>
          <w:b/>
        </w:rPr>
        <w:tab/>
        <w:t>Term and Parallel Conditions Precedent</w:t>
      </w:r>
    </w:p>
    <w:p/>
    <w:p>
      <w:r>
        <w:t>8.1</w:t>
      </w:r>
      <w:r>
        <w:tab/>
      </w:r>
      <w:r>
        <w:rPr>
          <w:b/>
        </w:rPr>
        <w:t>Initial Term.</w:t>
      </w:r>
      <w:r>
        <w:t xml:space="preserve"> The Service Period runs for an initial term of 10 years from the Commencement Date, with good-faith renewal discussions commencing not later than 24 months before expiry. </w:t>
      </w:r>
      <w:r>
        <w:rPr>
          <w:highlight w:val="yellow"/>
        </w:rPr>
        <w:t>[NTD: Confirm with lenders whether 10 years is sufficient for debt amortization, or whether a 12- to 15-year term is required.]</w:t>
      </w:r>
    </w:p>
    <w:p/>
    <w:p>
      <w:r>
        <w:t>8.2</w:t>
      </w:r>
      <w:r>
        <w:tab/>
      </w:r>
      <w:r>
        <w:rPr>
          <w:b/>
        </w:rPr>
        <w:t>Parallel conditionality.</w:t>
      </w:r>
      <w:r>
        <w:t xml:space="preserve"> The commercial arrangement contemplated by this Framework is one of mutual dependence: Power Wood cannot perform without the service commitment from CN, and CN’s service commitment is not required to be performed until Power Wood is ready to tender Traffic. The Framework resolves that mutual dependence by synchronizing both parties’ obligations on the parallel conditions precedent in paragraphs 8.3 and 8.4. Each is objective and commercially defined; none of them confers on either party a discretion to reopen the commercial terms of this Framework at commencement.</w:t>
      </w:r>
    </w:p>
    <w:p/>
    <w:p>
      <w:r>
        <w:t>8.3</w:t>
      </w:r>
      <w:r>
        <w:tab/>
      </w:r>
      <w:r>
        <w:rPr>
          <w:b/>
        </w:rPr>
        <w:t>Power Wood conditions precedent.</w:t>
      </w:r>
      <w:r>
        <w:t xml:space="preserve"> Power Wood’s obligations under paragraphs 3 to 7 become binding upon satisfaction of each of:</w:t>
      </w:r>
    </w:p>
    <w:p/>
    <w:p>
      <w:pPr>
        <w:ind w:left="720"/>
      </w:pPr>
      <w:r>
        <w:rPr>
          <w:b/>
        </w:rPr>
        <w:t>(a)</w:t>
      </w:r>
      <w:r>
        <w:rPr>
          <w:b/>
        </w:rPr>
        <w:tab/>
        <w:t>Financial Close</w:t>
      </w:r>
      <w:r>
        <w:t xml:space="preserve"> of Power Wood’s construction financing, including delivery of the Lender Direct Agreement under paragraph 9;</w:t>
      </w:r>
    </w:p>
    <w:p/>
    <w:p>
      <w:pPr>
        <w:ind w:left="720"/>
      </w:pPr>
      <w:r>
        <w:rPr>
          <w:b/>
        </w:rPr>
        <w:t>(b)</w:t>
      </w:r>
      <w:r>
        <w:rPr>
          <w:b/>
        </w:rPr>
        <w:tab/>
        <w:t>Construction Completion</w:t>
      </w:r>
      <w:r>
        <w:t xml:space="preserve"> of the La Crête facility;</w:t>
      </w:r>
    </w:p>
    <w:p/>
    <w:p>
      <w:pPr>
        <w:ind w:left="720"/>
      </w:pPr>
      <w:r>
        <w:rPr>
          <w:b/>
        </w:rPr>
        <w:t>(c)</w:t>
      </w:r>
      <w:r>
        <w:rPr>
          <w:b/>
        </w:rPr>
        <w:tab/>
        <w:t>High Level Transload readiness</w:t>
      </w:r>
      <w:r>
        <w:t>, meaning the unit train loop, transload, and loading infrastructure at High Level is constructed in accordance with the CN Prior Positions and is accepted by CN under paragraph 8.4(a);</w:t>
      </w:r>
    </w:p>
    <w:p/>
    <w:p>
      <w:pPr>
        <w:ind w:left="720"/>
      </w:pPr>
      <w:r>
        <w:rPr>
          <w:b/>
        </w:rPr>
        <w:t>(d)</w:t>
      </w:r>
      <w:r>
        <w:rPr>
          <w:b/>
        </w:rPr>
        <w:tab/>
        <w:t>Port access</w:t>
      </w:r>
      <w:r>
        <w:t xml:space="preserve">, meaning Power Wood holds a confirmed terminal services arrangement at the Port of Prince Rupert sufficient for the Traffic at Phase 2 volumes </w:t>
      </w:r>
      <w:r>
        <w:rPr>
          <w:highlight w:val="yellow"/>
        </w:rPr>
        <w:t>[NTD: client to confirm current Port of Prince Rupert terminal access status]</w:t>
      </w:r>
      <w:r>
        <w:t>; and</w:t>
      </w:r>
    </w:p>
    <w:p/>
    <w:p>
      <w:pPr>
        <w:ind w:left="720"/>
      </w:pPr>
      <w:r>
        <w:rPr>
          <w:b/>
        </w:rPr>
        <w:t>(e)</w:t>
      </w:r>
      <w:r>
        <w:rPr>
          <w:b/>
        </w:rPr>
        <w:tab/>
        <w:t>Regulatory approvals</w:t>
      </w:r>
      <w:r>
        <w:t>, meaning all required environmental, operational, and forestry permits for the La Crête facility are in good standing.</w:t>
      </w:r>
    </w:p>
    <w:p>
      <w:pPr>
        <w:ind w:left="720"/>
      </w:pPr>
    </w:p>
    <w:p w14:paraId="56AEF495" w14:textId="121EBEDC" w:rsidR="00297241" w:rsidRDefault="00000000" w:rsidP="002E0E13">
      <w:pPr>
        <w:ind w:left="720"/>
      </w:pPr>
      <w:ins w:id="990" w:author="blackline-tool" w:date="2026-04-13T14:43:10Z">
        <w:r>
          <w:rPr>
            <w:rFonts w:cs="Times New Roman"/>
            <w:b/>
            <w:szCs w:val="24"/>
            <w:lang w:val="en-CA"/>
          </w:rPr>
          <w:t>(f)</w:t>
        </w:r>
      </w:ins>
      <w:ins w:id="991" w:author="blackline-tool" w:date="2026-04-13T14:43:10Z">
        <w:r>
          <w:rPr>
            <w:rFonts w:cs="Times New Roman"/>
            <w:b/>
            <w:szCs w:val="24"/>
            <w:lang w:val="en-CA"/>
          </w:rPr>
          <w:tab/>
          <w:t>Off-take agreements</w:t>
        </w:r>
      </w:ins>
      <w:ins w:id="992" w:author="blackline-tool" w:date="2026-04-13T14:43:10Z">
        <w:r>
          <w:rPr>
            <w:rFonts w:cs="Times New Roman"/>
            <w:szCs w:val="24"/>
            <w:lang w:val="en-CA"/>
          </w:rPr>
          <w:t xml:space="preserve">, meaning Power Wood has binding off-take agreements in place sufficient to support </w:t>
        </w:r>
      </w:ins>
      <w:ins w:id="993" w:author="blackline-tool" w:date="2026-04-13T14:43:10Z">
        <w:r w:rsidR="002E0E13">
          <w:rPr>
            <w:rFonts w:cs="Times New Roman"/>
            <w:szCs w:val="24"/>
            <w:lang w:val="en-CA"/>
          </w:rPr>
          <w:t>[</w:t>
        </w:r>
      </w:ins>
      <w:ins w:id="994" w:author="blackline-tool" w:date="2026-04-13T14:43:10Z">
        <w:r w:rsidR="002E0E13" w:rsidRPr="00E34F9E">
          <w:rPr>
            <w:rFonts w:cs="Times New Roman"/>
            <w:szCs w:val="24"/>
            <w:highlight w:val="yellow"/>
            <w:lang w:val="en-CA"/>
          </w:rPr>
          <w:t>X%</w:t>
        </w:r>
      </w:ins>
      <w:ins w:id="995" w:author="blackline-tool" w:date="2026-04-13T14:43:10Z">
        <w:r w:rsidR="002E0E13">
          <w:rPr>
            <w:rFonts w:cs="Times New Roman"/>
            <w:szCs w:val="24"/>
            <w:lang w:val="en-CA"/>
          </w:rPr>
          <w:t xml:space="preserve">] </w:t>
        </w:r>
      </w:ins>
      <w:ins w:id="996" w:author="blackline-tool" w:date="2026-04-13T14:43:10Z">
        <w:r w:rsidR="00E34F9E">
          <w:rPr>
            <w:rFonts w:cs="Times New Roman"/>
            <w:szCs w:val="24"/>
            <w:lang w:val="en-CA"/>
          </w:rPr>
          <w:t xml:space="preserve">of </w:t>
        </w:r>
      </w:ins>
      <w:ins w:id="997" w:author="blackline-tool" w:date="2026-04-13T14:43:10Z">
        <w:r>
          <w:rPr>
            <w:rFonts w:cs="Times New Roman"/>
            <w:szCs w:val="24"/>
            <w:lang w:val="en-CA"/>
          </w:rPr>
          <w:t>the Phase 2 Volume Schedule.</w:t>
        </w:r>
      </w:ins>
    </w:p>
    <w:p w14:paraId="10E9CA2E" w14:textId="77777777" w:rsidR="00297241" w:rsidRDefault="00297241"/>
    <w:p>
      <w:pPr>
        <w:ind w:left="720" w:right="360"/>
      </w:pPr>
      <w:r>
        <w:rPr>
          <w:b/>
          <w:i/>
          <w:highlight w:val="yellow"/>
        </w:rPr>
        <w:t xml:space="preserve">[NTD: </w:t>
      </w:r>
      <w:r>
        <w:rPr>
          <w:i/>
          <w:highlight w:val="yellow"/>
        </w:rPr>
        <w:t>Confirm whether the 90-acre High Level site option has been exercised; if not, exercise is a further condition precedent under this paragraph.</w:t>
      </w:r>
      <w:r>
        <w:rPr>
          <w:b/>
          <w:i/>
          <w:highlight w:val="yellow"/>
        </w:rPr>
        <w:t>]</w:t>
      </w:r>
    </w:p>
    <w:p w14:paraId="70DB7BF6" w14:textId="77777777" w:rsidR="00297241" w:rsidRDefault="00000000">
      <w:ins w:id="998" w:author="blackline-tool" w:date="2026-04-13T14:43:10Z">
        <w:r>
          <w:rPr>
            <w:rFonts w:cs="Times New Roman"/>
            <w:szCs w:val="24"/>
            <w:lang w:val="en-CA"/>
          </w:rPr>
          <w:t>Power Wood may, in its sole discretion, waive any one or more of the conditions precedent in this paragraph 8.3 by written notice to CN.</w:t>
        </w:r>
      </w:ins>
    </w:p>
    <w:p/>
    <w:p>
      <w:r>
        <w:lastRenderedPageBreak/>
        <w:t>8.4</w:t>
      </w:r>
      <w:r>
        <w:tab/>
      </w:r>
      <w:r>
        <w:rPr>
          <w:b/>
        </w:rPr>
        <w:t>CN conditions precedent.</w:t>
      </w:r>
      <w:r>
        <w:t xml:space="preserve"> CN’s obligations under paragraph 3 become binding simultaneously with the satisfaction of Power Wood’s conditions precedent, subject only to each of the following objective conditions, none of which may be exercised to revisit the commercial terms of this Framework:</w:t>
      </w:r>
    </w:p>
    <w:p/>
    <w:p>
      <w:pPr>
        <w:ind w:left="720"/>
      </w:pPr>
      <w:r>
        <w:rPr>
          <w:b/>
        </w:rPr>
        <w:t>(a)</w:t>
      </w:r>
      <w:r>
        <w:rPr>
          <w:b/>
        </w:rPr>
        <w:tab/>
        <w:t>Technical acceptance</w:t>
      </w:r>
      <w:r>
        <w:t xml:space="preserve"> of the High Level transload against CN’s published technical and safety standards, with written identification of any deficiencies and an opportunity for Power Wood to cure. CN’s inspection right is a technical-compliance right only, not a commercial-renegotiation right.</w:t>
      </w:r>
    </w:p>
    <w:p/>
    <w:p>
      <w:pPr>
        <w:ind w:left="720"/>
      </w:pPr>
      <w:r>
        <w:t>(</w:t>
      </w:r>
      <w:r>
        <w:t>b</w:t>
      </w:r>
      <w:r>
        <w:t>)</w:t>
      </w:r>
      <w:r>
        <w:tab/>
      </w:r>
      <w:r>
        <w:t>Regulatory</w:t>
      </w:r>
      <w:r>
        <w:t xml:space="preserve"> </w:t>
      </w:r>
      <w:r>
        <w:t>standing</w:t>
      </w:r>
      <w:r>
        <w:t>,</w:t>
      </w:r>
      <w:r>
        <w:t xml:space="preserve"> </w:t>
      </w:r>
      <w:r>
        <w:t>meaning</w:t>
      </w:r>
      <w:r>
        <w:t xml:space="preserve"> </w:t>
      </w:r>
      <w:r>
        <w:t>CN</w:t>
      </w:r>
      <w:r>
        <w:t xml:space="preserve"> </w:t>
      </w:r>
      <w:r>
        <w:t>is</w:t>
      </w:r>
      <w:r>
        <w:t xml:space="preserve"> </w:t>
      </w:r>
      <w:r>
        <w:t>not</w:t>
      </w:r>
      <w:r>
        <w:t xml:space="preserve"> </w:t>
      </w:r>
      <w:r>
        <w:t>subject</w:t>
      </w:r>
      <w:r>
        <w:t xml:space="preserve"> </w:t>
      </w:r>
      <w:r>
        <w:t>to</w:t>
      </w:r>
      <w:r>
        <w:t xml:space="preserve"> </w:t>
      </w:r>
      <w:r>
        <w:t>any</w:t>
      </w:r>
      <w:r>
        <w:t xml:space="preserve"> </w:t>
      </w:r>
      <w:r>
        <w:t>Agency</w:t>
      </w:r>
      <w:r>
        <w:t xml:space="preserve"> </w:t>
      </w:r>
      <w:r>
        <w:t>order</w:t>
      </w:r>
      <w:r>
        <w:t xml:space="preserve"> </w:t>
      </w:r>
      <w:r>
        <w:t>limiting</w:t>
      </w:r>
      <w:r>
        <w:t xml:space="preserve"> </w:t>
      </w:r>
      <w:r>
        <w:t>or</w:t>
      </w:r>
      <w:r>
        <w:t xml:space="preserve"> </w:t>
      </w:r>
      <w:r>
        <w:t>suspending</w:t>
      </w:r>
      <w:r>
        <w:t xml:space="preserve"> </w:t>
      </w:r>
      <w:r>
        <w:t>operations</w:t>
      </w:r>
      <w:r>
        <w:t xml:space="preserve"> </w:t>
      </w:r>
      <w:r>
        <w:t>on</w:t>
      </w:r>
      <w:r>
        <w:t xml:space="preserve"> </w:t>
      </w:r>
      <w:r>
        <w:t>the</w:t>
      </w:r>
      <w:r>
        <w:t xml:space="preserve"> </w:t>
      </w:r>
      <w:r>
        <w:t>MKNR</w:t>
      </w:r>
      <w:ins w:id="999" w:author="blackline-tool" w:date="2026-04-13T14:43:10Z">
        <w:r>
          <w:t>,</w:t>
        </w:r>
      </w:ins>
      <w:ins w:id="1000" w:author="blackline-tool" w:date="2026-04-13T14:43:10Z">
        <w:r>
          <w:t xml:space="preserve"> </w:t>
        </w:r>
      </w:ins>
      <w:ins w:id="1001" w:author="blackline-tool" w:date="2026-04-13T14:43:10Z">
        <w:r>
          <w:t>provided</w:t>
        </w:r>
      </w:ins>
      <w:ins w:id="1002" w:author="blackline-tool" w:date="2026-04-13T14:43:10Z">
        <w:r>
          <w:t xml:space="preserve"> </w:t>
        </w:r>
      </w:ins>
      <w:ins w:id="1003" w:author="blackline-tool" w:date="2026-04-13T14:43:10Z">
        <w:r>
          <w:t>that</w:t>
        </w:r>
      </w:ins>
      <w:ins w:id="1004" w:author="blackline-tool" w:date="2026-04-13T14:43:10Z">
        <w:r>
          <w:t xml:space="preserve"> </w:t>
        </w:r>
      </w:ins>
      <w:ins w:id="1005" w:author="blackline-tool" w:date="2026-04-13T14:43:10Z">
        <w:r>
          <w:t>this</w:t>
        </w:r>
      </w:ins>
      <w:ins w:id="1006" w:author="blackline-tool" w:date="2026-04-13T14:43:10Z">
        <w:r>
          <w:t xml:space="preserve"> </w:t>
        </w:r>
      </w:ins>
      <w:ins w:id="1007" w:author="blackline-tool" w:date="2026-04-13T14:43:10Z">
        <w:r>
          <w:t>condition</w:t>
        </w:r>
      </w:ins>
      <w:ins w:id="1008" w:author="blackline-tool" w:date="2026-04-13T14:43:10Z">
        <w:r>
          <w:t xml:space="preserve"> </w:t>
        </w:r>
      </w:ins>
      <w:ins w:id="1009" w:author="blackline-tool" w:date="2026-04-13T14:43:10Z">
        <w:r>
          <w:t>is</w:t>
        </w:r>
      </w:ins>
      <w:ins w:id="1010" w:author="blackline-tool" w:date="2026-04-13T14:43:10Z">
        <w:r>
          <w:t xml:space="preserve"> </w:t>
        </w:r>
      </w:ins>
      <w:ins w:id="1011" w:author="blackline-tool" w:date="2026-04-13T14:43:10Z">
        <w:r>
          <w:t>not</w:t>
        </w:r>
      </w:ins>
      <w:ins w:id="1012" w:author="blackline-tool" w:date="2026-04-13T14:43:10Z">
        <w:r>
          <w:t xml:space="preserve"> </w:t>
        </w:r>
      </w:ins>
      <w:ins w:id="1013" w:author="blackline-tool" w:date="2026-04-13T14:43:10Z">
        <w:r>
          <w:t>satisfied</w:t>
        </w:r>
      </w:ins>
      <w:ins w:id="1014" w:author="blackline-tool" w:date="2026-04-13T14:43:10Z">
        <w:r>
          <w:t xml:space="preserve"> </w:t>
        </w:r>
      </w:ins>
      <w:ins w:id="1015" w:author="blackline-tool" w:date="2026-04-13T14:43:10Z">
        <w:r>
          <w:t>(</w:t>
        </w:r>
      </w:ins>
      <w:ins w:id="1016" w:author="blackline-tool" w:date="2026-04-13T14:43:10Z">
        <w:r>
          <w:t>and</w:t>
        </w:r>
      </w:ins>
      <w:ins w:id="1017" w:author="blackline-tool" w:date="2026-04-13T14:43:10Z">
        <w:r>
          <w:t xml:space="preserve"> </w:t>
        </w:r>
      </w:ins>
      <w:ins w:id="1018" w:author="blackline-tool" w:date="2026-04-13T14:43:10Z">
        <w:r>
          <w:t>CN</w:t>
        </w:r>
      </w:ins>
      <w:ins w:id="1019" w:author="blackline-tool" w:date="2026-04-13T14:43:10Z">
        <w:r>
          <w:t xml:space="preserve"> </w:t>
        </w:r>
      </w:ins>
      <w:ins w:id="1020" w:author="blackline-tool" w:date="2026-04-13T14:43:10Z">
        <w:r>
          <w:t>may</w:t>
        </w:r>
      </w:ins>
      <w:ins w:id="1021" w:author="blackline-tool" w:date="2026-04-13T14:43:10Z">
        <w:r>
          <w:t xml:space="preserve"> </w:t>
        </w:r>
      </w:ins>
      <w:ins w:id="1022" w:author="blackline-tool" w:date="2026-04-13T14:43:10Z">
        <w:r>
          <w:t>not</w:t>
        </w:r>
      </w:ins>
      <w:ins w:id="1023" w:author="blackline-tool" w:date="2026-04-13T14:43:10Z">
        <w:r>
          <w:t xml:space="preserve"> </w:t>
        </w:r>
      </w:ins>
      <w:ins w:id="1024" w:author="blackline-tool" w:date="2026-04-13T14:43:10Z">
        <w:r>
          <w:t>rely</w:t>
        </w:r>
      </w:ins>
      <w:ins w:id="1025" w:author="blackline-tool" w:date="2026-04-13T14:43:10Z">
        <w:r>
          <w:t xml:space="preserve"> </w:t>
        </w:r>
      </w:ins>
      <w:ins w:id="1026" w:author="blackline-tool" w:date="2026-04-13T14:43:10Z">
        <w:r>
          <w:t>on</w:t>
        </w:r>
      </w:ins>
      <w:ins w:id="1027" w:author="blackline-tool" w:date="2026-04-13T14:43:10Z">
        <w:r>
          <w:t xml:space="preserve"> </w:t>
        </w:r>
      </w:ins>
      <w:ins w:id="1028" w:author="blackline-tool" w:date="2026-04-13T14:43:10Z">
        <w:r>
          <w:t>this</w:t>
        </w:r>
      </w:ins>
      <w:ins w:id="1029" w:author="blackline-tool" w:date="2026-04-13T14:43:10Z">
        <w:r>
          <w:t xml:space="preserve"> </w:t>
        </w:r>
      </w:ins>
      <w:ins w:id="1030" w:author="blackline-tool" w:date="2026-04-13T14:43:10Z">
        <w:r>
          <w:t>condition</w:t>
        </w:r>
      </w:ins>
      <w:ins w:id="1031" w:author="blackline-tool" w:date="2026-04-13T14:43:10Z">
        <w:r>
          <w:t>)</w:t>
        </w:r>
      </w:ins>
      <w:ins w:id="1032" w:author="blackline-tool" w:date="2026-04-13T14:43:10Z">
        <w:r>
          <w:t xml:space="preserve"> </w:t>
        </w:r>
      </w:ins>
      <w:ins w:id="1033" w:author="blackline-tool" w:date="2026-04-13T14:43:10Z">
        <w:r>
          <w:t>if</w:t>
        </w:r>
      </w:ins>
      <w:ins w:id="1034" w:author="blackline-tool" w:date="2026-04-13T14:43:10Z">
        <w:r>
          <w:t xml:space="preserve"> </w:t>
        </w:r>
      </w:ins>
      <w:ins w:id="1035" w:author="blackline-tool" w:date="2026-04-13T14:43:10Z">
        <w:r>
          <w:t>the</w:t>
        </w:r>
      </w:ins>
      <w:ins w:id="1036" w:author="blackline-tool" w:date="2026-04-13T14:43:10Z">
        <w:r>
          <w:t xml:space="preserve"> </w:t>
        </w:r>
      </w:ins>
      <w:ins w:id="1037" w:author="blackline-tool" w:date="2026-04-13T14:43:10Z">
        <w:r>
          <w:t>order</w:t>
        </w:r>
      </w:ins>
      <w:ins w:id="1038" w:author="blackline-tool" w:date="2026-04-13T14:43:10Z">
        <w:r>
          <w:t xml:space="preserve"> </w:t>
        </w:r>
      </w:ins>
      <w:ins w:id="1039" w:author="blackline-tool" w:date="2026-04-13T14:43:10Z">
        <w:r>
          <w:t>was</w:t>
        </w:r>
      </w:ins>
      <w:ins w:id="1040" w:author="blackline-tool" w:date="2026-04-13T14:43:10Z">
        <w:r>
          <w:t xml:space="preserve"> </w:t>
        </w:r>
      </w:ins>
      <w:ins w:id="1041" w:author="blackline-tool" w:date="2026-04-13T14:43:10Z">
        <w:r>
          <w:t>made</w:t>
        </w:r>
      </w:ins>
      <w:ins w:id="1042" w:author="blackline-tool" w:date="2026-04-13T14:43:10Z">
        <w:r>
          <w:t xml:space="preserve"> </w:t>
        </w:r>
      </w:ins>
      <w:ins w:id="1043" w:author="blackline-tool" w:date="2026-04-13T14:43:10Z">
        <w:r>
          <w:t>at</w:t>
        </w:r>
      </w:ins>
      <w:ins w:id="1044" w:author="blackline-tool" w:date="2026-04-13T14:43:10Z">
        <w:r>
          <w:t xml:space="preserve"> </w:t>
        </w:r>
      </w:ins>
      <w:ins w:id="1045" w:author="blackline-tool" w:date="2026-04-13T14:43:10Z">
        <w:r>
          <w:t>the</w:t>
        </w:r>
      </w:ins>
      <w:ins w:id="1046" w:author="blackline-tool" w:date="2026-04-13T14:43:10Z">
        <w:r>
          <w:t xml:space="preserve"> </w:t>
        </w:r>
      </w:ins>
      <w:ins w:id="1047" w:author="blackline-tool" w:date="2026-04-13T14:43:10Z">
        <w:r>
          <w:t>request</w:t>
        </w:r>
      </w:ins>
      <w:ins w:id="1048" w:author="blackline-tool" w:date="2026-04-13T14:43:10Z">
        <w:r>
          <w:t xml:space="preserve"> </w:t>
        </w:r>
      </w:ins>
      <w:ins w:id="1049" w:author="blackline-tool" w:date="2026-04-13T14:43:10Z">
        <w:r>
          <w:t>of</w:t>
        </w:r>
      </w:ins>
      <w:ins w:id="1050" w:author="blackline-tool" w:date="2026-04-13T14:43:10Z">
        <w:r>
          <w:t>,</w:t>
        </w:r>
      </w:ins>
      <w:ins w:id="1051" w:author="blackline-tool" w:date="2026-04-13T14:43:10Z">
        <w:r>
          <w:t xml:space="preserve"> </w:t>
        </w:r>
      </w:ins>
      <w:ins w:id="1052" w:author="blackline-tool" w:date="2026-04-13T14:43:10Z">
        <w:r>
          <w:t>or</w:t>
        </w:r>
      </w:ins>
      <w:ins w:id="1053" w:author="blackline-tool" w:date="2026-04-13T14:43:10Z">
        <w:r>
          <w:t xml:space="preserve"> </w:t>
        </w:r>
      </w:ins>
      <w:ins w:id="1054" w:author="blackline-tool" w:date="2026-04-13T14:43:10Z">
        <w:r>
          <w:t>was</w:t>
        </w:r>
      </w:ins>
      <w:ins w:id="1055" w:author="blackline-tool" w:date="2026-04-13T14:43:10Z">
        <w:r>
          <w:t xml:space="preserve"> </w:t>
        </w:r>
      </w:ins>
      <w:ins w:id="1056" w:author="blackline-tool" w:date="2026-04-13T14:43:10Z">
        <w:r>
          <w:t>otherwise</w:t>
        </w:r>
      </w:ins>
      <w:ins w:id="1057" w:author="blackline-tool" w:date="2026-04-13T14:43:10Z">
        <w:r>
          <w:t xml:space="preserve"> </w:t>
        </w:r>
      </w:ins>
      <w:ins w:id="1058" w:author="blackline-tool" w:date="2026-04-13T14:43:10Z">
        <w:r>
          <w:t>initiated</w:t>
        </w:r>
      </w:ins>
      <w:ins w:id="1059" w:author="blackline-tool" w:date="2026-04-13T14:43:10Z">
        <w:r>
          <w:t xml:space="preserve"> </w:t>
        </w:r>
      </w:ins>
      <w:ins w:id="1060" w:author="blackline-tool" w:date="2026-04-13T14:43:10Z">
        <w:r>
          <w:t>directly</w:t>
        </w:r>
      </w:ins>
      <w:ins w:id="1061" w:author="blackline-tool" w:date="2026-04-13T14:43:10Z">
        <w:r>
          <w:t xml:space="preserve"> </w:t>
        </w:r>
      </w:ins>
      <w:ins w:id="1062" w:author="blackline-tool" w:date="2026-04-13T14:43:10Z">
        <w:r>
          <w:t>or</w:t>
        </w:r>
      </w:ins>
      <w:ins w:id="1063" w:author="blackline-tool" w:date="2026-04-13T14:43:10Z">
        <w:r>
          <w:t xml:space="preserve"> </w:t>
        </w:r>
      </w:ins>
      <w:ins w:id="1064" w:author="blackline-tool" w:date="2026-04-13T14:43:10Z">
        <w:r>
          <w:t>indirectly</w:t>
        </w:r>
      </w:ins>
      <w:ins w:id="1065" w:author="blackline-tool" w:date="2026-04-13T14:43:10Z">
        <w:r>
          <w:t xml:space="preserve"> </w:t>
        </w:r>
      </w:ins>
      <w:ins w:id="1066" w:author="blackline-tool" w:date="2026-04-13T14:43:10Z">
        <w:r>
          <w:t>by</w:t>
        </w:r>
      </w:ins>
      <w:ins w:id="1067" w:author="blackline-tool" w:date="2026-04-13T14:43:10Z">
        <w:r>
          <w:t>,</w:t>
        </w:r>
      </w:ins>
      <w:ins w:id="1068" w:author="blackline-tool" w:date="2026-04-13T14:43:10Z">
        <w:r>
          <w:t xml:space="preserve"> </w:t>
        </w:r>
      </w:ins>
      <w:ins w:id="1069" w:author="blackline-tool" w:date="2026-04-13T14:43:10Z">
        <w:r>
          <w:t>CN</w:t>
        </w:r>
      </w:ins>
      <w:r>
        <w:t>.</w:t>
      </w:r>
    </w:p>
    <w:p/>
    <w:p>
      <w:pPr>
        <w:ind w:left="720"/>
      </w:pPr>
      <w:r>
        <w:rPr>
          <w:b/>
        </w:rPr>
        <w:t>(c)</w:t>
      </w:r>
      <w:r>
        <w:rPr>
          <w:b/>
        </w:rPr>
        <w:tab/>
        <w:t>Notice of commencement</w:t>
      </w:r>
      <w:r>
        <w:t xml:space="preserve"> from Power Wood confirming that each of its conditions precedent has been satisfied.</w:t>
      </w:r>
    </w:p>
    <w:p/>
    <w:p>
      <w:r>
        <w:t>8.5</w:t>
      </w:r>
      <w:r>
        <w:tab/>
      </w:r>
      <w:r>
        <w:rPr>
          <w:b/>
        </w:rPr>
        <w:t>Rejection of open-ended reservation.</w:t>
      </w:r>
      <w:r>
        <w:t xml:space="preserve"> For greater certainty, and notwithstanding any contrary CN statement, CN may not, upon satisfaction of the parallel conditions precedent, add new commercial conditions, reopen any commercial term of this Framework, or decline to perform on the basis of “circumstances then existing” or any similar reservation. CN’s obligations, once triggered, are fixed and binding on the commercial terms set out herein.</w:t>
      </w:r>
    </w:p>
    <w:p/>
    <w:p>
      <w:r>
        <w:t>8</w:t>
      </w:r>
      <w:r>
        <w:t>.</w:t>
      </w:r>
      <w:r>
        <w:t>6</w:t>
      </w:r>
      <w:r>
        <w:tab/>
      </w:r>
      <w:r>
        <w:t>Longstop</w:t>
      </w:r>
      <w:r>
        <w:t xml:space="preserve"> </w:t>
      </w:r>
      <w:r>
        <w:t>date</w:t>
      </w:r>
      <w:r>
        <w:t>.</w:t>
      </w:r>
      <w:r>
        <w:t xml:space="preserve"> </w:t>
      </w:r>
      <w:r>
        <w:t>If</w:t>
      </w:r>
      <w:r>
        <w:t xml:space="preserve"> </w:t>
      </w:r>
      <w:r>
        <w:t>the</w:t>
      </w:r>
      <w:r>
        <w:t xml:space="preserve"> </w:t>
      </w:r>
      <w:r>
        <w:t>Commencement</w:t>
      </w:r>
      <w:r>
        <w:t xml:space="preserve"> </w:t>
      </w:r>
      <w:r>
        <w:t>Date</w:t>
      </w:r>
      <w:r>
        <w:t xml:space="preserve"> </w:t>
      </w:r>
      <w:r>
        <w:t>has</w:t>
      </w:r>
      <w:r>
        <w:t xml:space="preserve"> </w:t>
      </w:r>
      <w:r>
        <w:t>not</w:t>
      </w:r>
      <w:r>
        <w:t xml:space="preserve"> </w:t>
      </w:r>
      <w:r>
        <w:t>occurred</w:t>
      </w:r>
      <w:r>
        <w:t xml:space="preserve"> </w:t>
      </w:r>
      <w:r>
        <w:t>by</w:t>
      </w:r>
      <w:r>
        <w:t xml:space="preserve"> </w:t>
      </w:r>
      <w:r>
        <w:t>the</w:t>
      </w:r>
      <w:r>
        <w:t xml:space="preserve"> </w:t>
      </w:r>
      <w:r>
        <w:t>date</w:t>
      </w:r>
      <w:r>
        <w:t xml:space="preserve"> </w:t>
      </w:r>
      <w:r>
        <w:t>that</w:t>
      </w:r>
      <w:r>
        <w:t xml:space="preserve"> </w:t>
      </w:r>
      <w:r>
        <w:t>is</w:t>
      </w:r>
      <w:r>
        <w:t xml:space="preserve"> </w:t>
      </w:r>
      <w:r>
        <w:t>five</w:t>
      </w:r>
      <w:r>
        <w:t xml:space="preserve"> </w:t>
      </w:r>
      <w:r>
        <w:t>years</w:t>
      </w:r>
      <w:r>
        <w:t xml:space="preserve"> </w:t>
      </w:r>
      <w:ins w:id="1070" w:author="blackline-tool" w:date="2026-04-13T14:43:10Z">
        <w:r>
          <w:t>[</w:t>
        </w:r>
      </w:ins>
      <w:ins w:id="1071" w:author="blackline-tool" w:date="2026-04-13T14:43:10Z">
        <w:r>
          <w:t>NTD</w:t>
        </w:r>
      </w:ins>
      <w:ins w:id="1072" w:author="blackline-tool" w:date="2026-04-13T14:43:10Z">
        <w:r>
          <w:t>:</w:t>
        </w:r>
      </w:ins>
      <w:ins w:id="1073" w:author="blackline-tool" w:date="2026-04-13T14:43:10Z">
        <w:r>
          <w:t xml:space="preserve"> </w:t>
        </w:r>
      </w:ins>
      <w:ins w:id="1074" w:author="blackline-tool" w:date="2026-04-13T14:43:10Z">
        <w:r>
          <w:t>confirm</w:t>
        </w:r>
      </w:ins>
      <w:ins w:id="1075" w:author="blackline-tool" w:date="2026-04-13T14:43:10Z">
        <w:r>
          <w:t xml:space="preserve"> </w:t>
        </w:r>
      </w:ins>
      <w:ins w:id="1076" w:author="blackline-tool" w:date="2026-04-13T14:43:10Z">
        <w:r>
          <w:t>five</w:t>
        </w:r>
      </w:ins>
      <w:ins w:id="1077" w:author="blackline-tool" w:date="2026-04-13T14:43:10Z">
        <w:r>
          <w:t>-</w:t>
        </w:r>
      </w:ins>
      <w:ins w:id="1078" w:author="blackline-tool" w:date="2026-04-13T14:43:10Z">
        <w:r>
          <w:t>year</w:t>
        </w:r>
      </w:ins>
      <w:ins w:id="1079" w:author="blackline-tool" w:date="2026-04-13T14:43:10Z">
        <w:r>
          <w:t xml:space="preserve"> </w:t>
        </w:r>
      </w:ins>
      <w:ins w:id="1080" w:author="blackline-tool" w:date="2026-04-13T14:43:10Z">
        <w:r>
          <w:t>period</w:t>
        </w:r>
      </w:ins>
      <w:ins w:id="1081" w:author="blackline-tool" w:date="2026-04-13T14:43:10Z">
        <w:r>
          <w:t xml:space="preserve"> </w:t>
        </w:r>
      </w:ins>
      <w:ins w:id="1082" w:author="blackline-tool" w:date="2026-04-13T14:43:10Z">
        <w:r>
          <w:t>with</w:t>
        </w:r>
      </w:ins>
      <w:ins w:id="1083" w:author="blackline-tool" w:date="2026-04-13T14:43:10Z">
        <w:r>
          <w:t xml:space="preserve"> </w:t>
        </w:r>
      </w:ins>
      <w:ins w:id="1084" w:author="blackline-tool" w:date="2026-04-13T14:43:10Z">
        <w:r>
          <w:t>the</w:t>
        </w:r>
      </w:ins>
      <w:ins w:id="1085" w:author="blackline-tool" w:date="2026-04-13T14:43:10Z">
        <w:r>
          <w:t xml:space="preserve"> </w:t>
        </w:r>
      </w:ins>
      <w:ins w:id="1086" w:author="blackline-tool" w:date="2026-04-13T14:43:10Z">
        <w:r>
          <w:t>business</w:t>
        </w:r>
      </w:ins>
      <w:ins w:id="1087" w:author="blackline-tool" w:date="2026-04-13T14:43:10Z">
        <w:r>
          <w:t>]</w:t>
        </w:r>
      </w:ins>
      <w:ins w:id="1088" w:author="blackline-tool" w:date="2026-04-13T14:43:10Z">
        <w:r>
          <w:t xml:space="preserve"> </w:t>
        </w:r>
      </w:ins>
      <w:r>
        <w:t>from</w:t>
      </w:r>
      <w:r>
        <w:t xml:space="preserve"> </w:t>
      </w:r>
      <w:r>
        <w:t>the</w:t>
      </w:r>
      <w:r>
        <w:t xml:space="preserve"> </w:t>
      </w:r>
      <w:r>
        <w:t>date</w:t>
      </w:r>
      <w:r>
        <w:t xml:space="preserve"> </w:t>
      </w:r>
      <w:r>
        <w:t>on</w:t>
      </w:r>
      <w:r>
        <w:t xml:space="preserve"> </w:t>
      </w:r>
      <w:r>
        <w:t>which</w:t>
      </w:r>
      <w:r>
        <w:t xml:space="preserve"> </w:t>
      </w:r>
      <w:r>
        <w:t>this</w:t>
      </w:r>
      <w:r>
        <w:t xml:space="preserve"> </w:t>
      </w:r>
      <w:r>
        <w:t>Framework</w:t>
      </w:r>
      <w:r>
        <w:t xml:space="preserve"> </w:t>
      </w:r>
      <w:r>
        <w:t>is</w:t>
      </w:r>
      <w:r>
        <w:t xml:space="preserve"> </w:t>
      </w:r>
      <w:del w:id="1089" w:author="blackline-tool" w:date="2026-04-13T14:43:10Z">
        <w:r>
          <w:delText>delivered</w:delText>
        </w:r>
      </w:del>
      <w:ins w:id="1090" w:author="blackline-tool" w:date="2026-04-13T14:43:10Z">
        <w:r>
          <w:t>agreed</w:t>
        </w:r>
      </w:ins>
      <w:r>
        <w:t xml:space="preserve"> </w:t>
      </w:r>
      <w:del w:id="1091" w:author="blackline-tool" w:date="2026-04-13T14:43:10Z">
        <w:r>
          <w:delText>to</w:delText>
        </w:r>
      </w:del>
      <w:ins w:id="1092" w:author="blackline-tool" w:date="2026-04-13T14:43:10Z">
        <w:r>
          <w:t>by</w:t>
        </w:r>
      </w:ins>
      <w:r>
        <w:t xml:space="preserve"> </w:t>
      </w:r>
      <w:del w:id="1093" w:author="blackline-tool" w:date="2026-04-13T14:43:10Z">
        <w:r>
          <w:delText>CN</w:delText>
        </w:r>
      </w:del>
      <w:ins w:id="1094" w:author="blackline-tool" w:date="2026-04-13T14:43:10Z">
        <w:r>
          <w:t>the</w:t>
        </w:r>
      </w:ins>
      <w:ins w:id="1095" w:author="blackline-tool" w:date="2026-04-13T14:43:10Z">
        <w:r>
          <w:t xml:space="preserve"> </w:t>
        </w:r>
      </w:ins>
      <w:ins w:id="1096" w:author="blackline-tool" w:date="2026-04-13T14:43:10Z">
        <w:r>
          <w:t>parties</w:t>
        </w:r>
      </w:ins>
      <w:r>
        <w:t xml:space="preserve"> </w:t>
      </w:r>
      <w:r>
        <w:t>or</w:t>
      </w:r>
      <w:r>
        <w:t xml:space="preserve"> </w:t>
      </w:r>
      <w:r>
        <w:t>is</w:t>
      </w:r>
      <w:r>
        <w:t xml:space="preserve"> </w:t>
      </w:r>
      <w:r>
        <w:t>ordered</w:t>
      </w:r>
      <w:r>
        <w:t xml:space="preserve"> </w:t>
      </w:r>
      <w:r>
        <w:t>by</w:t>
      </w:r>
      <w:r>
        <w:t xml:space="preserve"> </w:t>
      </w:r>
      <w:r>
        <w:t>the</w:t>
      </w:r>
      <w:r>
        <w:t xml:space="preserve"> </w:t>
      </w:r>
      <w:r>
        <w:t>Agency</w:t>
      </w:r>
      <w:r>
        <w:t xml:space="preserve"> </w:t>
      </w:r>
      <w:r>
        <w:t>(</w:t>
      </w:r>
      <w:r>
        <w:t>whichever</w:t>
      </w:r>
      <w:r>
        <w:t xml:space="preserve"> </w:t>
      </w:r>
      <w:r>
        <w:t>is</w:t>
      </w:r>
      <w:r>
        <w:t xml:space="preserve"> </w:t>
      </w:r>
      <w:r>
        <w:t>earlier</w:t>
      </w:r>
      <w:r>
        <w:t>),</w:t>
      </w:r>
      <w:r>
        <w:t xml:space="preserve"> </w:t>
      </w:r>
      <w:r>
        <w:t>either</w:t>
      </w:r>
      <w:r>
        <w:t xml:space="preserve"> </w:t>
      </w:r>
      <w:r>
        <w:t>party</w:t>
      </w:r>
      <w:r>
        <w:t xml:space="preserve"> </w:t>
      </w:r>
      <w:r>
        <w:t>may</w:t>
      </w:r>
      <w:r>
        <w:t xml:space="preserve"> </w:t>
      </w:r>
      <w:r>
        <w:t>terminate</w:t>
      </w:r>
      <w:r>
        <w:t xml:space="preserve"> </w:t>
      </w:r>
      <w:r>
        <w:t>this</w:t>
      </w:r>
      <w:r>
        <w:t xml:space="preserve"> </w:t>
      </w:r>
      <w:r>
        <w:t>Framework</w:t>
      </w:r>
      <w:r>
        <w:t xml:space="preserve"> </w:t>
      </w:r>
      <w:r>
        <w:t>on</w:t>
      </w:r>
      <w:r>
        <w:t xml:space="preserve"> </w:t>
      </w:r>
      <w:r>
        <w:t>written</w:t>
      </w:r>
      <w:r>
        <w:t xml:space="preserve"> </w:t>
      </w:r>
      <w:r>
        <w:t>notice</w:t>
      </w:r>
      <w:r>
        <w:t>,</w:t>
      </w:r>
      <w:r>
        <w:t xml:space="preserve"> </w:t>
      </w:r>
      <w:r>
        <w:t>without</w:t>
      </w:r>
      <w:r>
        <w:t xml:space="preserve"> </w:t>
      </w:r>
      <w:r>
        <w:t>further</w:t>
      </w:r>
      <w:r>
        <w:t xml:space="preserve"> </w:t>
      </w:r>
      <w:r>
        <w:t>liability</w:t>
      </w:r>
      <w:r>
        <w:t xml:space="preserve"> </w:t>
      </w:r>
      <w:r>
        <w:t>except</w:t>
      </w:r>
      <w:r>
        <w:t xml:space="preserve"> </w:t>
      </w:r>
      <w:r>
        <w:t>for</w:t>
      </w:r>
      <w:r>
        <w:t xml:space="preserve"> </w:t>
      </w:r>
      <w:r>
        <w:t>obligations</w:t>
      </w:r>
      <w:r>
        <w:t xml:space="preserve"> </w:t>
      </w:r>
      <w:r>
        <w:t>then</w:t>
      </w:r>
      <w:r>
        <w:t xml:space="preserve"> </w:t>
      </w:r>
      <w:r>
        <w:t>accrued</w:t>
      </w:r>
      <w:r>
        <w:t>.</w:t>
      </w:r>
    </w:p>
    <w:p/>
    <w:p/>
    <w:p>
      <w:pPr>
        <w:jc w:val="left"/>
      </w:pPr>
      <w:r>
        <w:rPr>
          <w:b/>
        </w:rPr>
        <w:t>9.</w:t>
      </w:r>
      <w:r>
        <w:rPr>
          <w:b/>
        </w:rPr>
        <w:tab/>
        <w:t>Lender Alignment</w:t>
      </w:r>
    </w:p>
    <w:p/>
    <w:p>
      <w:r>
        <w:t>9.1</w:t>
      </w:r>
      <w:r>
        <w:tab/>
      </w:r>
      <w:r>
        <w:rPr>
          <w:b/>
        </w:rPr>
        <w:t>Lender Direct Agreement.</w:t>
      </w:r>
      <w:r>
        <w:t xml:space="preserve"> CN acknowledges that Power Wood’s construction and term financing requires the Framework to be enforceable by and assignable to Power Wood’s lenders on a project finance basis. Concurrently with Power Wood’s Financial Close, CN will enter into a tripartite direct agreement (the “</w:t>
      </w:r>
      <w:r>
        <w:rPr>
          <w:b/>
        </w:rPr>
        <w:t>Lender Direct Agreement</w:t>
      </w:r>
      <w:r>
        <w:t>”) with Power Wood and Power Wood’s lenders (or an administrative agent on their behalf), containing:</w:t>
      </w:r>
    </w:p>
    <w:p/>
    <w:p>
      <w:pPr>
        <w:ind w:left="720"/>
      </w:pPr>
      <w:r>
        <w:rPr>
          <w:b/>
        </w:rPr>
        <w:t>(a)</w:t>
      </w:r>
      <w:r>
        <w:rPr>
          <w:b/>
        </w:rPr>
        <w:tab/>
        <w:t>Step-in rights</w:t>
      </w:r>
      <w:r>
        <w:t xml:space="preserve"> permitting the lenders, upon an event of default by Power Wood under the financing documents, to step into and continue Power Wood’s performance of this Framework directly or through a substitute operator reasonably acceptable to CN;</w:t>
      </w:r>
    </w:p>
    <w:p/>
    <w:p>
      <w:pPr>
        <w:ind w:left="720"/>
      </w:pPr>
      <w:r>
        <w:rPr>
          <w:b/>
        </w:rPr>
        <w:t>(b)</w:t>
      </w:r>
      <w:r>
        <w:rPr>
          <w:b/>
        </w:rPr>
        <w:tab/>
        <w:t>Cure rights</w:t>
      </w:r>
      <w:r>
        <w:t xml:space="preserve"> permitting the lenders not less than 30 days’ notice and opportunity to cure any Power Wood default under this Framework before CN may exercise termination remedies;</w:t>
      </w:r>
    </w:p>
    <w:p/>
    <w:p>
      <w:pPr>
        <w:ind w:left="720"/>
      </w:pPr>
      <w:r>
        <w:rPr>
          <w:b/>
        </w:rPr>
        <w:t>(c)</w:t>
      </w:r>
      <w:r>
        <w:rPr>
          <w:b/>
        </w:rPr>
        <w:tab/>
        <w:t>Assignment to substitute operator</w:t>
      </w:r>
      <w:r>
        <w:t>, permitting the lenders to assign Power Wood’s rights and obligations to a substitute operator without further CN consent, provided the substitute operator is financially and operationally capable of performance and has expressly assumed Power Wood’s obligations in writing;</w:t>
      </w:r>
    </w:p>
    <w:p/>
    <w:p>
      <w:pPr>
        <w:ind w:left="720"/>
      </w:pPr>
      <w:r>
        <w:rPr>
          <w:b/>
        </w:rPr>
        <w:t>(d)</w:t>
      </w:r>
      <w:r>
        <w:rPr>
          <w:b/>
        </w:rPr>
        <w:tab/>
        <w:t>No termination for insolvency</w:t>
      </w:r>
      <w:r>
        <w:t>, precluding CN from terminating this Framework solely by reason of Power Wood’s insolvency, bankruptcy, or restructuring, provided the lenders or a substitute operator continue performance; and</w:t>
      </w:r>
    </w:p>
    <w:p/>
    <w:p>
      <w:pPr>
        <w:ind w:left="720"/>
      </w:pPr>
      <w:r>
        <w:rPr>
          <w:b/>
        </w:rPr>
        <w:t>(e)</w:t>
      </w:r>
      <w:r>
        <w:rPr>
          <w:b/>
        </w:rPr>
        <w:tab/>
        <w:t>Information rights</w:t>
      </w:r>
      <w:r>
        <w:t xml:space="preserve"> in respect of material notices under this Framework.</w:t>
      </w:r>
    </w:p>
    <w:p/>
    <w:p>
      <w:r>
        <w:t>Delivery of the executed Lender Direct Agreement is a condition precedent to Financial Close and, accordingly, to the operative effect of Power Wood’s commitments under this Framework.</w:t>
      </w:r>
    </w:p>
    <w:p/>
    <w:p>
      <w:pPr>
        <w:ind w:left="720" w:right="360"/>
      </w:pPr>
      <w:r>
        <w:rPr>
          <w:b/>
          <w:i/>
          <w:highlight w:val="yellow"/>
        </w:rPr>
        <w:t xml:space="preserve">[NTD: </w:t>
      </w:r>
      <w:r>
        <w:rPr>
          <w:i/>
          <w:highlight w:val="yellow"/>
        </w:rPr>
        <w:t>Financing counsel to confirm the preferred form of Lender Direct Agreement once the lenders are identified.</w:t>
      </w:r>
      <w:r>
        <w:rPr>
          <w:b/>
          <w:i/>
          <w:highlight w:val="yellow"/>
        </w:rPr>
        <w:t>]</w:t>
      </w:r>
    </w:p>
    <w:p/>
    <w:p>
      <w:r>
        <w:t>9.2</w:t>
      </w:r>
      <w:r>
        <w:tab/>
      </w:r>
      <w:r>
        <w:rPr>
          <w:b/>
        </w:rPr>
        <w:t>Project finance standards.</w:t>
      </w:r>
      <w:r>
        <w:t xml:space="preserve"> The terms of this Framework taken as a whole — the Initial Term, the take-or-pay structure and L/C security, the plant disruption insurance with CN as loss payee, the parallel conditions precedent, the longstop date, and the Lender Direct Agreement — reflect standard project finance requirements for rail-dependent infrastructure at Power Wood’s scale. Their presence is itself evidence that the arrangement is real, structured, and lender-underwritten.</w:t>
      </w:r>
    </w:p>
    <w:p/>
    <w:p/>
    <w:p>
      <w:pPr>
        <w:jc w:val="left"/>
      </w:pPr>
      <w:r>
        <w:rPr>
          <w:b/>
        </w:rPr>
        <w:t>10.</w:t>
      </w:r>
      <w:r>
        <w:rPr>
          <w:b/>
        </w:rPr>
        <w:tab/>
        <w:t>Governance and Dispute Resolution</w:t>
      </w:r>
    </w:p>
    <w:p/>
    <w:p>
      <w:r>
        <w:t>10.1</w:t>
      </w:r>
      <w:r>
        <w:tab/>
      </w:r>
      <w:r>
        <w:rPr>
          <w:b/>
        </w:rPr>
        <w:t>Joint Operational Committee.</w:t>
      </w:r>
      <w:r>
        <w:t xml:space="preserve"> Within 60 days of the trigger of the parallel conditions precedent, the parties will establish a Joint Operational Committee (the “</w:t>
      </w:r>
      <w:r>
        <w:rPr>
          <w:b/>
        </w:rPr>
        <w:t>JOC</w:t>
      </w:r>
      <w:r>
        <w:t>”) of two representatives per party, meeting not less than quarterly, with scope covering operational forecasting, car supply planning, KPI review, safety and emergency coordination, and first-tier resolution of operational disputes.</w:t>
      </w:r>
    </w:p>
    <w:p/>
    <w:p>
      <w:r>
        <w:t>10</w:t>
      </w:r>
      <w:r>
        <w:t>.</w:t>
      </w:r>
      <w:r>
        <w:t>2</w:t>
      </w:r>
      <w:r>
        <w:tab/>
      </w:r>
      <w:r>
        <w:t>Tiered</w:t>
      </w:r>
      <w:r>
        <w:t xml:space="preserve"> </w:t>
      </w:r>
      <w:r>
        <w:t>dispute</w:t>
      </w:r>
      <w:r>
        <w:t xml:space="preserve"> </w:t>
      </w:r>
      <w:r>
        <w:t>resolution</w:t>
      </w:r>
      <w:r>
        <w:t>.</w:t>
      </w:r>
      <w:r>
        <w:t xml:space="preserve"> </w:t>
      </w:r>
      <w:r>
        <w:t>Any</w:t>
      </w:r>
      <w:r>
        <w:t xml:space="preserve"> </w:t>
      </w:r>
      <w:r>
        <w:t>dispute</w:t>
      </w:r>
      <w:r>
        <w:t xml:space="preserve"> </w:t>
      </w:r>
      <w:r>
        <w:t>arising</w:t>
      </w:r>
      <w:r>
        <w:t xml:space="preserve"> </w:t>
      </w:r>
      <w:r>
        <w:t>under</w:t>
      </w:r>
      <w:r>
        <w:t xml:space="preserve"> </w:t>
      </w:r>
      <w:r>
        <w:t>this</w:t>
      </w:r>
      <w:r>
        <w:t xml:space="preserve"> </w:t>
      </w:r>
      <w:r>
        <w:t>Framework</w:t>
      </w:r>
      <w:r>
        <w:t xml:space="preserve"> </w:t>
      </w:r>
      <w:r>
        <w:t>will</w:t>
      </w:r>
      <w:r>
        <w:t xml:space="preserve"> </w:t>
      </w:r>
      <w:r>
        <w:t>be</w:t>
      </w:r>
      <w:r>
        <w:t xml:space="preserve"> </w:t>
      </w:r>
      <w:r>
        <w:t>resolved</w:t>
      </w:r>
      <w:r>
        <w:t xml:space="preserve"> </w:t>
      </w:r>
      <w:r>
        <w:t>through</w:t>
      </w:r>
      <w:r>
        <w:t>:</w:t>
      </w:r>
      <w:r>
        <w:t xml:space="preserve"> </w:t>
      </w:r>
      <w:r>
        <w:t>(</w:t>
      </w:r>
      <w:r>
        <w:t>a</w:t>
      </w:r>
      <w:r>
        <w:t>)</w:t>
      </w:r>
      <w:r>
        <w:t xml:space="preserve"> </w:t>
      </w:r>
      <w:r>
        <w:t>Tier</w:t>
      </w:r>
      <w:r>
        <w:t xml:space="preserve"> </w:t>
      </w:r>
      <w:r>
        <w:t>1</w:t>
      </w:r>
      <w:r>
        <w:t xml:space="preserve"> </w:t>
      </w:r>
      <w:r>
        <w:t>—</w:t>
      </w:r>
      <w:r>
        <w:t xml:space="preserve"> </w:t>
      </w:r>
      <w:r>
        <w:t>referral</w:t>
      </w:r>
      <w:r>
        <w:t xml:space="preserve"> </w:t>
      </w:r>
      <w:r>
        <w:t>to</w:t>
      </w:r>
      <w:r>
        <w:t xml:space="preserve"> </w:t>
      </w:r>
      <w:r>
        <w:t>the</w:t>
      </w:r>
      <w:r>
        <w:t xml:space="preserve"> </w:t>
      </w:r>
      <w:r>
        <w:t>JOC</w:t>
      </w:r>
      <w:r>
        <w:t>;</w:t>
      </w:r>
      <w:r>
        <w:t xml:space="preserve"> </w:t>
      </w:r>
      <w:r>
        <w:t>(</w:t>
      </w:r>
      <w:r>
        <w:t>b</w:t>
      </w:r>
      <w:r>
        <w:t>)</w:t>
      </w:r>
      <w:r>
        <w:t xml:space="preserve"> </w:t>
      </w:r>
      <w:r>
        <w:t>Tier</w:t>
      </w:r>
      <w:r>
        <w:t xml:space="preserve"> </w:t>
      </w:r>
      <w:r>
        <w:t>2</w:t>
      </w:r>
      <w:r>
        <w:t xml:space="preserve"> </w:t>
      </w:r>
      <w:r>
        <w:t>—</w:t>
      </w:r>
      <w:r>
        <w:t xml:space="preserve"> </w:t>
      </w:r>
      <w:r>
        <w:t>escalation</w:t>
      </w:r>
      <w:r>
        <w:t xml:space="preserve"> </w:t>
      </w:r>
      <w:r>
        <w:t>to</w:t>
      </w:r>
      <w:r>
        <w:t xml:space="preserve"> </w:t>
      </w:r>
      <w:r>
        <w:t>senior</w:t>
      </w:r>
      <w:r>
        <w:t xml:space="preserve"> </w:t>
      </w:r>
      <w:r>
        <w:t>executives</w:t>
      </w:r>
      <w:r>
        <w:t xml:space="preserve"> </w:t>
      </w:r>
      <w:r>
        <w:t>of</w:t>
      </w:r>
      <w:r>
        <w:t xml:space="preserve"> </w:t>
      </w:r>
      <w:r>
        <w:t>CN</w:t>
      </w:r>
      <w:r>
        <w:t xml:space="preserve"> </w:t>
      </w:r>
      <w:r>
        <w:t>(</w:t>
      </w:r>
      <w:r>
        <w:t>not</w:t>
      </w:r>
      <w:r>
        <w:t xml:space="preserve"> </w:t>
      </w:r>
      <w:r>
        <w:t>below</w:t>
      </w:r>
      <w:r>
        <w:t xml:space="preserve"> </w:t>
      </w:r>
      <w:r>
        <w:t>Vice</w:t>
      </w:r>
      <w:r>
        <w:t>-</w:t>
      </w:r>
      <w:r>
        <w:t>President</w:t>
      </w:r>
      <w:r>
        <w:t>,</w:t>
      </w:r>
      <w:r>
        <w:t xml:space="preserve"> </w:t>
      </w:r>
      <w:r>
        <w:t>Commercial</w:t>
      </w:r>
      <w:r>
        <w:t>)</w:t>
      </w:r>
      <w:r>
        <w:t xml:space="preserve"> </w:t>
      </w:r>
      <w:r>
        <w:t>and</w:t>
      </w:r>
      <w:r>
        <w:t xml:space="preserve"> </w:t>
      </w:r>
      <w:r>
        <w:t>Power</w:t>
      </w:r>
      <w:r>
        <w:t xml:space="preserve"> </w:t>
      </w:r>
      <w:r>
        <w:t>Wood</w:t>
      </w:r>
      <w:r>
        <w:t xml:space="preserve"> </w:t>
      </w:r>
      <w:r>
        <w:t>(</w:t>
      </w:r>
      <w:r>
        <w:t>not</w:t>
      </w:r>
      <w:r>
        <w:t xml:space="preserve"> </w:t>
      </w:r>
      <w:r>
        <w:t>below</w:t>
      </w:r>
      <w:r>
        <w:t xml:space="preserve"> </w:t>
      </w:r>
      <w:r>
        <w:t>Chief</w:t>
      </w:r>
      <w:r>
        <w:t xml:space="preserve"> </w:t>
      </w:r>
      <w:r>
        <w:t>Executive</w:t>
      </w:r>
      <w:r>
        <w:t xml:space="preserve"> </w:t>
      </w:r>
      <w:r>
        <w:t>Officer</w:t>
      </w:r>
      <w:r>
        <w:t>)</w:t>
      </w:r>
      <w:r>
        <w:t xml:space="preserve"> </w:t>
      </w:r>
      <w:r>
        <w:t>for</w:t>
      </w:r>
      <w:r>
        <w:t xml:space="preserve"> </w:t>
      </w:r>
      <w:r>
        <w:t>30</w:t>
      </w:r>
      <w:r>
        <w:t xml:space="preserve"> </w:t>
      </w:r>
      <w:r>
        <w:t>days</w:t>
      </w:r>
      <w:r>
        <w:t xml:space="preserve"> </w:t>
      </w:r>
      <w:r>
        <w:t>of</w:t>
      </w:r>
      <w:r>
        <w:t xml:space="preserve"> </w:t>
      </w:r>
      <w:r>
        <w:t>good</w:t>
      </w:r>
      <w:r>
        <w:t>-</w:t>
      </w:r>
      <w:r>
        <w:t>faith</w:t>
      </w:r>
      <w:r>
        <w:t xml:space="preserve"> </w:t>
      </w:r>
      <w:r>
        <w:t>discussion</w:t>
      </w:r>
      <w:r>
        <w:t>;</w:t>
      </w:r>
      <w:r>
        <w:t xml:space="preserve"> </w:t>
      </w:r>
      <w:ins w:id="1097" w:author="blackline-tool" w:date="2026-04-13T14:43:10Z">
        <w:r>
          <w:t>(</w:t>
        </w:r>
      </w:ins>
      <w:ins w:id="1098" w:author="blackline-tool" w:date="2026-04-13T14:43:10Z">
        <w:r>
          <w:t>c</w:t>
        </w:r>
      </w:ins>
      <w:ins w:id="1099" w:author="blackline-tool" w:date="2026-04-13T14:43:10Z">
        <w:r>
          <w:t>)</w:t>
        </w:r>
      </w:ins>
      <w:ins w:id="1100" w:author="blackline-tool" w:date="2026-04-13T14:43:10Z">
        <w:r>
          <w:t xml:space="preserve"> </w:t>
        </w:r>
      </w:ins>
      <w:ins w:id="1101" w:author="blackline-tool" w:date="2026-04-13T14:43:10Z">
        <w:r>
          <w:t>Tier</w:t>
        </w:r>
      </w:ins>
      <w:ins w:id="1102" w:author="blackline-tool" w:date="2026-04-13T14:43:10Z">
        <w:r>
          <w:t xml:space="preserve"> </w:t>
        </w:r>
      </w:ins>
      <w:ins w:id="1103" w:author="blackline-tool" w:date="2026-04-13T14:43:10Z">
        <w:r>
          <w:t>3</w:t>
        </w:r>
      </w:ins>
      <w:ins w:id="1104" w:author="blackline-tool" w:date="2026-04-13T14:43:10Z">
        <w:r>
          <w:t xml:space="preserve"> </w:t>
        </w:r>
      </w:ins>
      <w:ins w:id="1105" w:author="blackline-tool" w:date="2026-04-13T14:43:10Z">
        <w:r>
          <w:t>—</w:t>
        </w:r>
      </w:ins>
      <w:ins w:id="1106" w:author="blackline-tool" w:date="2026-04-13T14:43:10Z">
        <w:r>
          <w:t xml:space="preserve"> </w:t>
        </w:r>
      </w:ins>
      <w:ins w:id="1107" w:author="blackline-tool" w:date="2026-04-13T14:43:10Z">
        <w:r>
          <w:t>Expert</w:t>
        </w:r>
      </w:ins>
      <w:ins w:id="1108" w:author="blackline-tool" w:date="2026-04-13T14:43:10Z">
        <w:r>
          <w:t xml:space="preserve"> </w:t>
        </w:r>
      </w:ins>
      <w:ins w:id="1109" w:author="blackline-tool" w:date="2026-04-13T14:43:10Z">
        <w:r>
          <w:t>determination</w:t>
        </w:r>
      </w:ins>
      <w:ins w:id="1110" w:author="blackline-tool" w:date="2026-04-13T14:43:10Z">
        <w:r>
          <w:t>.</w:t>
        </w:r>
      </w:ins>
      <w:ins w:id="1111" w:author="blackline-tool" w:date="2026-04-13T14:43:10Z">
        <w:r>
          <w:t xml:space="preserve"> </w:t>
        </w:r>
      </w:ins>
      <w:ins w:id="1112" w:author="blackline-tool" w:date="2026-04-13T14:43:10Z">
        <w:r>
          <w:t>For</w:t>
        </w:r>
      </w:ins>
      <w:ins w:id="1113" w:author="blackline-tool" w:date="2026-04-13T14:43:10Z">
        <w:r>
          <w:t xml:space="preserve"> </w:t>
        </w:r>
      </w:ins>
      <w:ins w:id="1114" w:author="blackline-tool" w:date="2026-04-13T14:43:10Z">
        <w:r>
          <w:t>any</w:t>
        </w:r>
      </w:ins>
      <w:ins w:id="1115" w:author="blackline-tool" w:date="2026-04-13T14:43:10Z">
        <w:r>
          <w:t xml:space="preserve"> </w:t>
        </w:r>
      </w:ins>
      <w:ins w:id="1116" w:author="blackline-tool" w:date="2026-04-13T14:43:10Z">
        <w:r>
          <w:t>dispute</w:t>
        </w:r>
      </w:ins>
      <w:ins w:id="1117" w:author="blackline-tool" w:date="2026-04-13T14:43:10Z">
        <w:r>
          <w:t xml:space="preserve"> </w:t>
        </w:r>
      </w:ins>
      <w:ins w:id="1118" w:author="blackline-tool" w:date="2026-04-13T14:43:10Z">
        <w:r>
          <w:t>that</w:t>
        </w:r>
      </w:ins>
      <w:ins w:id="1119" w:author="blackline-tool" w:date="2026-04-13T14:43:10Z">
        <w:r>
          <w:t xml:space="preserve"> </w:t>
        </w:r>
      </w:ins>
      <w:ins w:id="1120" w:author="blackline-tool" w:date="2026-04-13T14:43:10Z">
        <w:r>
          <w:t>is</w:t>
        </w:r>
      </w:ins>
      <w:ins w:id="1121" w:author="blackline-tool" w:date="2026-04-13T14:43:10Z">
        <w:r>
          <w:t xml:space="preserve"> </w:t>
        </w:r>
      </w:ins>
      <w:ins w:id="1122" w:author="blackline-tool" w:date="2026-04-13T14:43:10Z">
        <w:r>
          <w:t>technical</w:t>
        </w:r>
      </w:ins>
      <w:ins w:id="1123" w:author="blackline-tool" w:date="2026-04-13T14:43:10Z">
        <w:r>
          <w:t>,</w:t>
        </w:r>
      </w:ins>
      <w:ins w:id="1124" w:author="blackline-tool" w:date="2026-04-13T14:43:10Z">
        <w:r>
          <w:t xml:space="preserve"> </w:t>
        </w:r>
      </w:ins>
      <w:ins w:id="1125" w:author="blackline-tool" w:date="2026-04-13T14:43:10Z">
        <w:r>
          <w:t>operational</w:t>
        </w:r>
      </w:ins>
      <w:ins w:id="1126" w:author="blackline-tool" w:date="2026-04-13T14:43:10Z">
        <w:r>
          <w:t>,</w:t>
        </w:r>
      </w:ins>
      <w:ins w:id="1127" w:author="blackline-tool" w:date="2026-04-13T14:43:10Z">
        <w:r>
          <w:t xml:space="preserve"> </w:t>
        </w:r>
      </w:ins>
      <w:ins w:id="1128" w:author="blackline-tool" w:date="2026-04-13T14:43:10Z">
        <w:r>
          <w:t>or</w:t>
        </w:r>
      </w:ins>
      <w:ins w:id="1129" w:author="blackline-tool" w:date="2026-04-13T14:43:10Z">
        <w:r>
          <w:t xml:space="preserve"> </w:t>
        </w:r>
      </w:ins>
      <w:ins w:id="1130" w:author="blackline-tool" w:date="2026-04-13T14:43:10Z">
        <w:r>
          <w:t>valuation</w:t>
        </w:r>
      </w:ins>
      <w:ins w:id="1131" w:author="blackline-tool" w:date="2026-04-13T14:43:10Z">
        <w:r>
          <w:t>-</w:t>
        </w:r>
      </w:ins>
      <w:ins w:id="1132" w:author="blackline-tool" w:date="2026-04-13T14:43:10Z">
        <w:r>
          <w:t>related</w:t>
        </w:r>
      </w:ins>
      <w:ins w:id="1133" w:author="blackline-tool" w:date="2026-04-13T14:43:10Z">
        <w:r>
          <w:t xml:space="preserve"> </w:t>
        </w:r>
      </w:ins>
      <w:ins w:id="1134" w:author="blackline-tool" w:date="2026-04-13T14:43:10Z">
        <w:r>
          <w:t>in</w:t>
        </w:r>
      </w:ins>
      <w:ins w:id="1135" w:author="blackline-tool" w:date="2026-04-13T14:43:10Z">
        <w:r>
          <w:t xml:space="preserve"> </w:t>
        </w:r>
      </w:ins>
      <w:ins w:id="1136" w:author="blackline-tool" w:date="2026-04-13T14:43:10Z">
        <w:r>
          <w:t>nature</w:t>
        </w:r>
      </w:ins>
      <w:ins w:id="1137" w:author="blackline-tool" w:date="2026-04-13T14:43:10Z">
        <w:r>
          <w:t xml:space="preserve"> </w:t>
        </w:r>
      </w:ins>
      <w:ins w:id="1138" w:author="blackline-tool" w:date="2026-04-13T14:43:10Z">
        <w:r>
          <w:t>(</w:t>
        </w:r>
      </w:ins>
      <w:ins w:id="1139" w:author="blackline-tool" w:date="2026-04-13T14:43:10Z">
        <w:r>
          <w:t>including</w:t>
        </w:r>
      </w:ins>
      <w:ins w:id="1140" w:author="blackline-tool" w:date="2026-04-13T14:43:10Z">
        <w:r>
          <w:t xml:space="preserve"> </w:t>
        </w:r>
      </w:ins>
      <w:ins w:id="1141" w:author="blackline-tool" w:date="2026-04-13T14:43:10Z">
        <w:r>
          <w:t>KPI</w:t>
        </w:r>
      </w:ins>
      <w:ins w:id="1142" w:author="blackline-tool" w:date="2026-04-13T14:43:10Z">
        <w:r>
          <w:t xml:space="preserve"> </w:t>
        </w:r>
      </w:ins>
      <w:ins w:id="1143" w:author="blackline-tool" w:date="2026-04-13T14:43:10Z">
        <w:r>
          <w:t>measurement</w:t>
        </w:r>
      </w:ins>
      <w:ins w:id="1144" w:author="blackline-tool" w:date="2026-04-13T14:43:10Z">
        <w:r>
          <w:t xml:space="preserve"> </w:t>
        </w:r>
      </w:ins>
      <w:ins w:id="1145" w:author="blackline-tool" w:date="2026-04-13T14:43:10Z">
        <w:r>
          <w:t>disputes</w:t>
        </w:r>
      </w:ins>
      <w:ins w:id="1146" w:author="blackline-tool" w:date="2026-04-13T14:43:10Z">
        <w:r>
          <w:t>,</w:t>
        </w:r>
      </w:ins>
      <w:ins w:id="1147" w:author="blackline-tool" w:date="2026-04-13T14:43:10Z">
        <w:r>
          <w:t xml:space="preserve"> </w:t>
        </w:r>
      </w:ins>
      <w:ins w:id="1148" w:author="blackline-tool" w:date="2026-04-13T14:43:10Z">
        <w:r>
          <w:t>capital</w:t>
        </w:r>
      </w:ins>
      <w:ins w:id="1149" w:author="blackline-tool" w:date="2026-04-13T14:43:10Z">
        <w:r>
          <w:t xml:space="preserve"> </w:t>
        </w:r>
      </w:ins>
      <w:ins w:id="1150" w:author="blackline-tool" w:date="2026-04-13T14:43:10Z">
        <w:r>
          <w:t>cost</w:t>
        </w:r>
      </w:ins>
      <w:ins w:id="1151" w:author="blackline-tool" w:date="2026-04-13T14:43:10Z">
        <w:r>
          <w:t xml:space="preserve"> </w:t>
        </w:r>
      </w:ins>
      <w:ins w:id="1152" w:author="blackline-tool" w:date="2026-04-13T14:43:10Z">
        <w:r>
          <w:t>allocation</w:t>
        </w:r>
      </w:ins>
      <w:ins w:id="1153" w:author="blackline-tool" w:date="2026-04-13T14:43:10Z">
        <w:r>
          <w:t xml:space="preserve"> </w:t>
        </w:r>
      </w:ins>
      <w:ins w:id="1154" w:author="blackline-tool" w:date="2026-04-13T14:43:10Z">
        <w:r>
          <w:t>disputes</w:t>
        </w:r>
      </w:ins>
      <w:ins w:id="1155" w:author="blackline-tool" w:date="2026-04-13T14:43:10Z">
        <w:r>
          <w:t>,</w:t>
        </w:r>
      </w:ins>
      <w:ins w:id="1156" w:author="blackline-tool" w:date="2026-04-13T14:43:10Z">
        <w:r>
          <w:t xml:space="preserve"> </w:t>
        </w:r>
      </w:ins>
      <w:ins w:id="1157" w:author="blackline-tool" w:date="2026-04-13T14:43:10Z">
        <w:r>
          <w:t>and</w:t>
        </w:r>
      </w:ins>
      <w:ins w:id="1158" w:author="blackline-tool" w:date="2026-04-13T14:43:10Z">
        <w:r>
          <w:t xml:space="preserve"> </w:t>
        </w:r>
      </w:ins>
      <w:ins w:id="1159" w:author="blackline-tool" w:date="2026-04-13T14:43:10Z">
        <w:r>
          <w:t>Freight</w:t>
        </w:r>
      </w:ins>
      <w:ins w:id="1160" w:author="blackline-tool" w:date="2026-04-13T14:43:10Z">
        <w:r>
          <w:t xml:space="preserve"> </w:t>
        </w:r>
      </w:ins>
      <w:ins w:id="1161" w:author="blackline-tool" w:date="2026-04-13T14:43:10Z">
        <w:r>
          <w:t>Rate</w:t>
        </w:r>
      </w:ins>
      <w:ins w:id="1162" w:author="blackline-tool" w:date="2026-04-13T14:43:10Z">
        <w:r>
          <w:t xml:space="preserve"> </w:t>
        </w:r>
      </w:ins>
      <w:ins w:id="1163" w:author="blackline-tool" w:date="2026-04-13T14:43:10Z">
        <w:r>
          <w:t>review</w:t>
        </w:r>
      </w:ins>
      <w:ins w:id="1164" w:author="blackline-tool" w:date="2026-04-13T14:43:10Z">
        <w:r>
          <w:t xml:space="preserve"> </w:t>
        </w:r>
      </w:ins>
      <w:ins w:id="1165" w:author="blackline-tool" w:date="2026-04-13T14:43:10Z">
        <w:r>
          <w:t>disputes</w:t>
        </w:r>
      </w:ins>
      <w:ins w:id="1166" w:author="blackline-tool" w:date="2026-04-13T14:43:10Z">
        <w:r>
          <w:t>),</w:t>
        </w:r>
      </w:ins>
      <w:ins w:id="1167" w:author="blackline-tool" w:date="2026-04-13T14:43:10Z">
        <w:r>
          <w:t xml:space="preserve"> </w:t>
        </w:r>
      </w:ins>
      <w:ins w:id="1168" w:author="blackline-tool" w:date="2026-04-13T14:43:10Z">
        <w:r>
          <w:t>either</w:t>
        </w:r>
      </w:ins>
      <w:ins w:id="1169" w:author="blackline-tool" w:date="2026-04-13T14:43:10Z">
        <w:r>
          <w:t xml:space="preserve"> </w:t>
        </w:r>
      </w:ins>
      <w:ins w:id="1170" w:author="blackline-tool" w:date="2026-04-13T14:43:10Z">
        <w:r>
          <w:t>party</w:t>
        </w:r>
      </w:ins>
      <w:ins w:id="1171" w:author="blackline-tool" w:date="2026-04-13T14:43:10Z">
        <w:r>
          <w:t xml:space="preserve"> </w:t>
        </w:r>
      </w:ins>
      <w:ins w:id="1172" w:author="blackline-tool" w:date="2026-04-13T14:43:10Z">
        <w:r>
          <w:t>may</w:t>
        </w:r>
      </w:ins>
      <w:ins w:id="1173" w:author="blackline-tool" w:date="2026-04-13T14:43:10Z">
        <w:r>
          <w:t xml:space="preserve"> </w:t>
        </w:r>
      </w:ins>
      <w:ins w:id="1174" w:author="blackline-tool" w:date="2026-04-13T14:43:10Z">
        <w:r>
          <w:t>refer</w:t>
        </w:r>
      </w:ins>
      <w:ins w:id="1175" w:author="blackline-tool" w:date="2026-04-13T14:43:10Z">
        <w:r>
          <w:t xml:space="preserve"> </w:t>
        </w:r>
      </w:ins>
      <w:ins w:id="1176" w:author="blackline-tool" w:date="2026-04-13T14:43:10Z">
        <w:r>
          <w:t>the</w:t>
        </w:r>
      </w:ins>
      <w:ins w:id="1177" w:author="blackline-tool" w:date="2026-04-13T14:43:10Z">
        <w:r>
          <w:t xml:space="preserve"> </w:t>
        </w:r>
      </w:ins>
      <w:ins w:id="1178" w:author="blackline-tool" w:date="2026-04-13T14:43:10Z">
        <w:r>
          <w:t>matter</w:t>
        </w:r>
      </w:ins>
      <w:ins w:id="1179" w:author="blackline-tool" w:date="2026-04-13T14:43:10Z">
        <w:r>
          <w:t xml:space="preserve"> </w:t>
        </w:r>
      </w:ins>
      <w:ins w:id="1180" w:author="blackline-tool" w:date="2026-04-13T14:43:10Z">
        <w:r>
          <w:t>to</w:t>
        </w:r>
      </w:ins>
      <w:ins w:id="1181" w:author="blackline-tool" w:date="2026-04-13T14:43:10Z">
        <w:r>
          <w:t xml:space="preserve"> </w:t>
        </w:r>
      </w:ins>
      <w:ins w:id="1182" w:author="blackline-tool" w:date="2026-04-13T14:43:10Z">
        <w:r>
          <w:t>expert</w:t>
        </w:r>
      </w:ins>
      <w:ins w:id="1183" w:author="blackline-tool" w:date="2026-04-13T14:43:10Z">
        <w:r>
          <w:t xml:space="preserve"> </w:t>
        </w:r>
      </w:ins>
      <w:ins w:id="1184" w:author="blackline-tool" w:date="2026-04-13T14:43:10Z">
        <w:r>
          <w:t>determination</w:t>
        </w:r>
      </w:ins>
      <w:ins w:id="1185" w:author="blackline-tool" w:date="2026-04-13T14:43:10Z">
        <w:r>
          <w:t xml:space="preserve"> </w:t>
        </w:r>
      </w:ins>
      <w:ins w:id="1186" w:author="blackline-tool" w:date="2026-04-13T14:43:10Z">
        <w:r>
          <w:t>by</w:t>
        </w:r>
      </w:ins>
      <w:ins w:id="1187" w:author="blackline-tool" w:date="2026-04-13T14:43:10Z">
        <w:r>
          <w:t xml:space="preserve"> </w:t>
        </w:r>
      </w:ins>
      <w:ins w:id="1188" w:author="blackline-tool" w:date="2026-04-13T14:43:10Z">
        <w:r>
          <w:t>an</w:t>
        </w:r>
      </w:ins>
      <w:ins w:id="1189" w:author="blackline-tool" w:date="2026-04-13T14:43:10Z">
        <w:r>
          <w:t xml:space="preserve"> </w:t>
        </w:r>
      </w:ins>
      <w:ins w:id="1190" w:author="blackline-tool" w:date="2026-04-13T14:43:10Z">
        <w:r>
          <w:t>independent</w:t>
        </w:r>
      </w:ins>
      <w:ins w:id="1191" w:author="blackline-tool" w:date="2026-04-13T14:43:10Z">
        <w:r>
          <w:t xml:space="preserve"> </w:t>
        </w:r>
      </w:ins>
      <w:ins w:id="1192" w:author="blackline-tool" w:date="2026-04-13T14:43:10Z">
        <w:r>
          <w:t>expert</w:t>
        </w:r>
      </w:ins>
      <w:ins w:id="1193" w:author="blackline-tool" w:date="2026-04-13T14:43:10Z">
        <w:r>
          <w:t xml:space="preserve"> </w:t>
        </w:r>
      </w:ins>
      <w:ins w:id="1194" w:author="blackline-tool" w:date="2026-04-13T14:43:10Z">
        <w:r>
          <w:t>jointly</w:t>
        </w:r>
      </w:ins>
      <w:ins w:id="1195" w:author="blackline-tool" w:date="2026-04-13T14:43:10Z">
        <w:r>
          <w:t xml:space="preserve"> </w:t>
        </w:r>
      </w:ins>
      <w:ins w:id="1196" w:author="blackline-tool" w:date="2026-04-13T14:43:10Z">
        <w:r>
          <w:t>appointed</w:t>
        </w:r>
      </w:ins>
      <w:ins w:id="1197" w:author="blackline-tool" w:date="2026-04-13T14:43:10Z">
        <w:r>
          <w:t xml:space="preserve"> </w:t>
        </w:r>
      </w:ins>
      <w:ins w:id="1198" w:author="blackline-tool" w:date="2026-04-13T14:43:10Z">
        <w:r>
          <w:t>by</w:t>
        </w:r>
      </w:ins>
      <w:ins w:id="1199" w:author="blackline-tool" w:date="2026-04-13T14:43:10Z">
        <w:r>
          <w:t xml:space="preserve"> </w:t>
        </w:r>
      </w:ins>
      <w:ins w:id="1200" w:author="blackline-tool" w:date="2026-04-13T14:43:10Z">
        <w:r>
          <w:t>the</w:t>
        </w:r>
      </w:ins>
      <w:ins w:id="1201" w:author="blackline-tool" w:date="2026-04-13T14:43:10Z">
        <w:r>
          <w:t xml:space="preserve"> </w:t>
        </w:r>
      </w:ins>
      <w:ins w:id="1202" w:author="blackline-tool" w:date="2026-04-13T14:43:10Z">
        <w:r>
          <w:t>parties</w:t>
        </w:r>
      </w:ins>
      <w:ins w:id="1203" w:author="blackline-tool" w:date="2026-04-13T14:43:10Z">
        <w:r>
          <w:t xml:space="preserve"> </w:t>
        </w:r>
      </w:ins>
      <w:ins w:id="1204" w:author="blackline-tool" w:date="2026-04-13T14:43:10Z">
        <w:r>
          <w:t>(</w:t>
        </w:r>
      </w:ins>
      <w:ins w:id="1205" w:author="blackline-tool" w:date="2026-04-13T14:43:10Z">
        <w:r>
          <w:t>or</w:t>
        </w:r>
      </w:ins>
      <w:ins w:id="1206" w:author="blackline-tool" w:date="2026-04-13T14:43:10Z">
        <w:r>
          <w:t>,</w:t>
        </w:r>
      </w:ins>
      <w:ins w:id="1207" w:author="blackline-tool" w:date="2026-04-13T14:43:10Z">
        <w:r>
          <w:t xml:space="preserve"> </w:t>
        </w:r>
      </w:ins>
      <w:ins w:id="1208" w:author="blackline-tool" w:date="2026-04-13T14:43:10Z">
        <w:r>
          <w:t>failing</w:t>
        </w:r>
      </w:ins>
      <w:ins w:id="1209" w:author="blackline-tool" w:date="2026-04-13T14:43:10Z">
        <w:r>
          <w:t xml:space="preserve"> </w:t>
        </w:r>
      </w:ins>
      <w:ins w:id="1210" w:author="blackline-tool" w:date="2026-04-13T14:43:10Z">
        <w:r>
          <w:t>agreement</w:t>
        </w:r>
      </w:ins>
      <w:ins w:id="1211" w:author="blackline-tool" w:date="2026-04-13T14:43:10Z">
        <w:r>
          <w:t>,</w:t>
        </w:r>
      </w:ins>
      <w:ins w:id="1212" w:author="blackline-tool" w:date="2026-04-13T14:43:10Z">
        <w:r>
          <w:t xml:space="preserve"> </w:t>
        </w:r>
      </w:ins>
      <w:ins w:id="1213" w:author="blackline-tool" w:date="2026-04-13T14:43:10Z">
        <w:r>
          <w:t>appointed</w:t>
        </w:r>
      </w:ins>
      <w:ins w:id="1214" w:author="blackline-tool" w:date="2026-04-13T14:43:10Z">
        <w:r>
          <w:t xml:space="preserve"> </w:t>
        </w:r>
      </w:ins>
      <w:ins w:id="1215" w:author="blackline-tool" w:date="2026-04-13T14:43:10Z">
        <w:r>
          <w:t>by</w:t>
        </w:r>
      </w:ins>
      <w:ins w:id="1216" w:author="blackline-tool" w:date="2026-04-13T14:43:10Z">
        <w:r>
          <w:t xml:space="preserve"> </w:t>
        </w:r>
      </w:ins>
      <w:ins w:id="1217" w:author="blackline-tool" w:date="2026-04-13T14:43:10Z">
        <w:r>
          <w:t>[</w:t>
        </w:r>
      </w:ins>
      <w:ins w:id="1218" w:author="blackline-tool" w:date="2026-04-13T14:43:10Z">
        <w:r>
          <w:t>NTD</w:t>
        </w:r>
      </w:ins>
      <w:ins w:id="1219" w:author="blackline-tool" w:date="2026-04-13T14:43:10Z">
        <w:r>
          <w:t>:</w:t>
        </w:r>
      </w:ins>
      <w:ins w:id="1220" w:author="blackline-tool" w:date="2026-04-13T14:43:10Z">
        <w:r>
          <w:t xml:space="preserve"> </w:t>
        </w:r>
      </w:ins>
      <w:ins w:id="1221" w:author="blackline-tool" w:date="2026-04-13T14:43:10Z">
        <w:r>
          <w:t>appointing</w:t>
        </w:r>
      </w:ins>
      <w:ins w:id="1222" w:author="blackline-tool" w:date="2026-04-13T14:43:10Z">
        <w:r>
          <w:t xml:space="preserve"> </w:t>
        </w:r>
      </w:ins>
      <w:ins w:id="1223" w:author="blackline-tool" w:date="2026-04-13T14:43:10Z">
        <w:r>
          <w:t>authority</w:t>
        </w:r>
      </w:ins>
      <w:ins w:id="1224" w:author="blackline-tool" w:date="2026-04-13T14:43:10Z">
        <w:r>
          <w:t xml:space="preserve"> </w:t>
        </w:r>
      </w:ins>
      <w:ins w:id="1225" w:author="blackline-tool" w:date="2026-04-13T14:43:10Z">
        <w:r>
          <w:t>to</w:t>
        </w:r>
      </w:ins>
      <w:ins w:id="1226" w:author="blackline-tool" w:date="2026-04-13T14:43:10Z">
        <w:r>
          <w:t xml:space="preserve"> </w:t>
        </w:r>
      </w:ins>
      <w:ins w:id="1227" w:author="blackline-tool" w:date="2026-04-13T14:43:10Z">
        <w:r>
          <w:t>confirm</w:t>
        </w:r>
      </w:ins>
      <w:ins w:id="1228" w:author="blackline-tool" w:date="2026-04-13T14:43:10Z">
        <w:r>
          <w:t>]),</w:t>
        </w:r>
      </w:ins>
      <w:ins w:id="1229" w:author="blackline-tool" w:date="2026-04-13T14:43:10Z">
        <w:r>
          <w:t xml:space="preserve"> </w:t>
        </w:r>
      </w:ins>
      <w:ins w:id="1230" w:author="blackline-tool" w:date="2026-04-13T14:43:10Z">
        <w:r>
          <w:t>whose</w:t>
        </w:r>
      </w:ins>
      <w:ins w:id="1231" w:author="blackline-tool" w:date="2026-04-13T14:43:10Z">
        <w:r>
          <w:t xml:space="preserve"> </w:t>
        </w:r>
      </w:ins>
      <w:ins w:id="1232" w:author="blackline-tool" w:date="2026-04-13T14:43:10Z">
        <w:r>
          <w:t>determination</w:t>
        </w:r>
      </w:ins>
      <w:ins w:id="1233" w:author="blackline-tool" w:date="2026-04-13T14:43:10Z">
        <w:r>
          <w:t xml:space="preserve"> </w:t>
        </w:r>
      </w:ins>
      <w:ins w:id="1234" w:author="blackline-tool" w:date="2026-04-13T14:43:10Z">
        <w:r>
          <w:t>shall</w:t>
        </w:r>
      </w:ins>
      <w:ins w:id="1235" w:author="blackline-tool" w:date="2026-04-13T14:43:10Z">
        <w:r>
          <w:t xml:space="preserve"> </w:t>
        </w:r>
      </w:ins>
      <w:ins w:id="1236" w:author="blackline-tool" w:date="2026-04-13T14:43:10Z">
        <w:r>
          <w:t>be</w:t>
        </w:r>
      </w:ins>
      <w:ins w:id="1237" w:author="blackline-tool" w:date="2026-04-13T14:43:10Z">
        <w:r>
          <w:t xml:space="preserve"> </w:t>
        </w:r>
      </w:ins>
      <w:ins w:id="1238" w:author="blackline-tool" w:date="2026-04-13T14:43:10Z">
        <w:r>
          <w:t>final</w:t>
        </w:r>
      </w:ins>
      <w:ins w:id="1239" w:author="blackline-tool" w:date="2026-04-13T14:43:10Z">
        <w:r>
          <w:t xml:space="preserve"> </w:t>
        </w:r>
      </w:ins>
      <w:ins w:id="1240" w:author="blackline-tool" w:date="2026-04-13T14:43:10Z">
        <w:r>
          <w:t>and</w:t>
        </w:r>
      </w:ins>
      <w:ins w:id="1241" w:author="blackline-tool" w:date="2026-04-13T14:43:10Z">
        <w:r>
          <w:t xml:space="preserve"> </w:t>
        </w:r>
      </w:ins>
      <w:ins w:id="1242" w:author="blackline-tool" w:date="2026-04-13T14:43:10Z">
        <w:r>
          <w:t>binding</w:t>
        </w:r>
      </w:ins>
      <w:ins w:id="1243" w:author="blackline-tool" w:date="2026-04-13T14:43:10Z">
        <w:r>
          <w:t xml:space="preserve"> </w:t>
        </w:r>
      </w:ins>
      <w:ins w:id="1244" w:author="blackline-tool" w:date="2026-04-13T14:43:10Z">
        <w:r>
          <w:t>on</w:t>
        </w:r>
      </w:ins>
      <w:ins w:id="1245" w:author="blackline-tool" w:date="2026-04-13T14:43:10Z">
        <w:r>
          <w:t xml:space="preserve"> </w:t>
        </w:r>
      </w:ins>
      <w:ins w:id="1246" w:author="blackline-tool" w:date="2026-04-13T14:43:10Z">
        <w:r>
          <w:t>the</w:t>
        </w:r>
      </w:ins>
      <w:ins w:id="1247" w:author="blackline-tool" w:date="2026-04-13T14:43:10Z">
        <w:r>
          <w:t xml:space="preserve"> </w:t>
        </w:r>
      </w:ins>
      <w:ins w:id="1248" w:author="blackline-tool" w:date="2026-04-13T14:43:10Z">
        <w:r>
          <w:t>referred</w:t>
        </w:r>
      </w:ins>
      <w:ins w:id="1249" w:author="blackline-tool" w:date="2026-04-13T14:43:10Z">
        <w:r>
          <w:t xml:space="preserve"> </w:t>
        </w:r>
      </w:ins>
      <w:ins w:id="1250" w:author="blackline-tool" w:date="2026-04-13T14:43:10Z">
        <w:r>
          <w:t>issue</w:t>
        </w:r>
      </w:ins>
      <w:ins w:id="1251" w:author="blackline-tool" w:date="2026-04-13T14:43:10Z">
        <w:r>
          <w:t>;</w:t>
        </w:r>
      </w:ins>
      <w:ins w:id="1252" w:author="blackline-tool" w:date="2026-04-13T14:43:10Z">
        <w:r>
          <w:t xml:space="preserve"> </w:t>
        </w:r>
      </w:ins>
      <w:r>
        <w:t>and</w:t>
      </w:r>
      <w:r>
        <w:t xml:space="preserve"> </w:t>
      </w:r>
      <w:r>
        <w:t>(</w:t>
      </w:r>
      <w:r>
        <w:t>c</w:t>
      </w:r>
      <w:r>
        <w:t>)</w:t>
      </w:r>
      <w:r>
        <w:t xml:space="preserve"> </w:t>
      </w:r>
      <w:r>
        <w:t>Tier</w:t>
      </w:r>
      <w:r>
        <w:t xml:space="preserve"> </w:t>
      </w:r>
      <w:r>
        <w:t>3</w:t>
      </w:r>
      <w:r>
        <w:t xml:space="preserve"> </w:t>
      </w:r>
      <w:r>
        <w:t>—</w:t>
      </w:r>
      <w:r>
        <w:t xml:space="preserve"> </w:t>
      </w:r>
      <w:r>
        <w:t>arbitration</w:t>
      </w:r>
      <w:r>
        <w:t xml:space="preserve"> </w:t>
      </w:r>
      <w:r>
        <w:t>under</w:t>
      </w:r>
      <w:r>
        <w:t xml:space="preserve"> </w:t>
      </w:r>
      <w:r>
        <w:t>s</w:t>
      </w:r>
      <w:r>
        <w:t>.</w:t>
      </w:r>
      <w:r>
        <w:t xml:space="preserve"> </w:t>
      </w:r>
      <w:r>
        <w:t>169</w:t>
      </w:r>
      <w:r>
        <w:t>.</w:t>
      </w:r>
      <w:r>
        <w:t>31</w:t>
      </w:r>
      <w:r>
        <w:t xml:space="preserve"> </w:t>
      </w:r>
      <w:r>
        <w:t>CTA</w:t>
      </w:r>
      <w:r>
        <w:t xml:space="preserve"> </w:t>
      </w:r>
      <w:r>
        <w:t>or</w:t>
      </w:r>
      <w:r>
        <w:t xml:space="preserve"> </w:t>
      </w:r>
      <w:r>
        <w:t>any</w:t>
      </w:r>
      <w:r>
        <w:t xml:space="preserve"> </w:t>
      </w:r>
      <w:r>
        <w:t>other</w:t>
      </w:r>
      <w:r>
        <w:t xml:space="preserve"> </w:t>
      </w:r>
      <w:r>
        <w:t>dispute</w:t>
      </w:r>
      <w:r>
        <w:t xml:space="preserve"> </w:t>
      </w:r>
      <w:r>
        <w:t>mechanism</w:t>
      </w:r>
      <w:r>
        <w:t xml:space="preserve"> </w:t>
      </w:r>
      <w:r>
        <w:t>available</w:t>
      </w:r>
      <w:r>
        <w:t xml:space="preserve"> </w:t>
      </w:r>
      <w:r>
        <w:t>under</w:t>
      </w:r>
      <w:r>
        <w:t xml:space="preserve"> </w:t>
      </w:r>
      <w:r>
        <w:t>the</w:t>
      </w:r>
      <w:r>
        <w:t xml:space="preserve"> </w:t>
      </w:r>
      <w:r>
        <w:t>CTA</w:t>
      </w:r>
      <w:r>
        <w:t xml:space="preserve"> </w:t>
      </w:r>
      <w:r>
        <w:t>at</w:t>
      </w:r>
      <w:r>
        <w:t xml:space="preserve"> </w:t>
      </w:r>
      <w:r>
        <w:t>the</w:t>
      </w:r>
      <w:r>
        <w:t xml:space="preserve"> </w:t>
      </w:r>
      <w:r>
        <w:t>relevant</w:t>
      </w:r>
      <w:r>
        <w:t xml:space="preserve"> </w:t>
      </w:r>
      <w:r>
        <w:t>time</w:t>
      </w:r>
      <w:r>
        <w:t>.</w:t>
      </w:r>
      <w:r>
        <w:t xml:space="preserve"> </w:t>
      </w:r>
      <w:r>
        <w:t>Neither</w:t>
      </w:r>
      <w:r>
        <w:t xml:space="preserve"> </w:t>
      </w:r>
      <w:r>
        <w:t>party</w:t>
      </w:r>
      <w:r>
        <w:t xml:space="preserve"> </w:t>
      </w:r>
      <w:r>
        <w:t>loses</w:t>
      </w:r>
      <w:r>
        <w:t xml:space="preserve"> </w:t>
      </w:r>
      <w:r>
        <w:t>any</w:t>
      </w:r>
      <w:r>
        <w:t xml:space="preserve"> </w:t>
      </w:r>
      <w:r>
        <w:t>rights</w:t>
      </w:r>
      <w:r>
        <w:t xml:space="preserve"> </w:t>
      </w:r>
      <w:r>
        <w:t>under</w:t>
      </w:r>
      <w:r>
        <w:t xml:space="preserve"> </w:t>
      </w:r>
      <w:r>
        <w:t>the</w:t>
      </w:r>
      <w:r>
        <w:t xml:space="preserve"> </w:t>
      </w:r>
      <w:r>
        <w:t>CTA</w:t>
      </w:r>
      <w:r>
        <w:t xml:space="preserve"> </w:t>
      </w:r>
      <w:r>
        <w:t>as</w:t>
      </w:r>
      <w:r>
        <w:t xml:space="preserve"> </w:t>
      </w:r>
      <w:r>
        <w:t>a</w:t>
      </w:r>
      <w:r>
        <w:t xml:space="preserve"> </w:t>
      </w:r>
      <w:r>
        <w:t>consequence</w:t>
      </w:r>
      <w:r>
        <w:t xml:space="preserve"> </w:t>
      </w:r>
      <w:r>
        <w:t>of</w:t>
      </w:r>
      <w:r>
        <w:t xml:space="preserve"> </w:t>
      </w:r>
      <w:r>
        <w:t>participating</w:t>
      </w:r>
      <w:r>
        <w:t xml:space="preserve"> </w:t>
      </w:r>
      <w:r>
        <w:t>in</w:t>
      </w:r>
      <w:r>
        <w:t xml:space="preserve"> </w:t>
      </w:r>
      <w:r>
        <w:t>this</w:t>
      </w:r>
      <w:r>
        <w:t xml:space="preserve"> </w:t>
      </w:r>
      <w:r>
        <w:t>process</w:t>
      </w:r>
      <w:r>
        <w:t>.</w:t>
      </w:r>
    </w:p>
    <w:p/>
    <w:p/>
    <w:p>
      <w:pPr>
        <w:jc w:val="left"/>
      </w:pPr>
      <w:r>
        <w:t>11</w:t>
      </w:r>
      <w:r>
        <w:t>.</w:t>
      </w:r>
      <w:r>
        <w:tab/>
      </w:r>
      <w:del w:id="1253" w:author="blackline-tool" w:date="2026-04-13T14:43:10Z">
        <w:r>
          <w:delText>CN</w:delText>
        </w:r>
      </w:del>
      <w:ins w:id="1254" w:author="blackline-tool" w:date="2026-04-13T14:43:10Z">
        <w:r>
          <w:t>Without</w:t>
        </w:r>
      </w:ins>
      <w:r>
        <w:t xml:space="preserve"> </w:t>
      </w:r>
      <w:del w:id="1255" w:author="blackline-tool" w:date="2026-04-13T14:43:10Z">
        <w:r>
          <w:delText>Invited</w:delText>
        </w:r>
      </w:del>
      <w:del w:id="1256" w:author="blackline-tool" w:date="2026-04-13T14:43:10Z">
        <w:r>
          <w:delText xml:space="preserve"> </w:delText>
        </w:r>
      </w:del>
      <w:del w:id="1257" w:author="blackline-tool" w:date="2026-04-13T14:43:10Z">
        <w:r>
          <w:delText>Response</w:delText>
        </w:r>
      </w:del>
      <w:ins w:id="1258" w:author="blackline-tool" w:date="2026-04-13T14:43:10Z">
        <w:r>
          <w:t>Prejudice</w:t>
        </w:r>
      </w:ins>
    </w:p>
    <w:p/>
    <w:p>
      <w:pPr>
        <w:jc w:val="both"/>
        <w:spacing w:line="240" w:lineRule="auto" w:after="0" w:before="0"/>
      </w:pPr>
      <w:del w:id="1259" w:author="blackline-tool" w:date="2026-04-13T14:43:10Z">
        <w:r>
          <w:rPr>
            <w:rFonts w:ascii="Times New Roman" w:hAnsi="Times New Roman"/>
            <w:b w:val="0"/>
            <w:i w:val="0"/>
            <w:sz w:val="24"/>
            <w:u w:val="none"/>
          </w:rPr>
          <w:delText>11.1</w:delText>
          <w:tab/>
        </w:r>
      </w:del>
      <w:del w:id="1260" w:author="blackline-tool" w:date="2026-04-13T14:43:10Z">
        <w:r>
          <w:rPr>
            <w:rFonts w:ascii="Times New Roman" w:hAnsi="Times New Roman"/>
            <w:b w:val="0"/>
            <w:i w:val="0"/>
            <w:sz w:val="24"/>
            <w:u w:val="none"/>
          </w:rPr>
          <w:delText>Power Wood invites CN to respond to this Framework on the basis of the following alternatives:</w:delText>
        </w:r>
      </w:del>
    </w:p>
    <w:p>
      <w:pPr>
        <w:jc w:val="both"/>
        <w:spacing w:line="240" w:lineRule="auto" w:after="0" w:before="0"/>
      </w:pPr>
    </w:p>
    <w:p>
      <w:pPr>
        <w:ind w:left="720"/>
        <w:jc w:val="both"/>
        <w:spacing w:line="240" w:lineRule="auto" w:after="0" w:before="0"/>
      </w:pPr>
      <w:del w:id="1261" w:author="blackline-tool" w:date="2026-04-13T14:43:10Z">
        <w:r>
          <w:rPr>
            <w:rFonts w:ascii="Times New Roman" w:hAnsi="Times New Roman"/>
            <w:b/>
            <w:i w:val="0"/>
            <w:sz w:val="24"/>
            <w:u w:val="none"/>
          </w:rPr>
          <w:delText>(a)</w:delText>
          <w:tab/>
        </w:r>
      </w:del>
      <w:del w:id="1262" w:author="blackline-tool" w:date="2026-04-13T14:43:10Z">
        <w:r>
          <w:rPr>
            <w:rFonts w:ascii="Times New Roman" w:hAnsi="Times New Roman"/>
            <w:b/>
            <w:i w:val="0"/>
            <w:sz w:val="24"/>
            <w:u w:val="none"/>
          </w:rPr>
          <w:delText>Acceptance</w:delText>
        </w:r>
      </w:del>
      <w:del w:id="1263" w:author="blackline-tool" w:date="2026-04-13T14:43:10Z">
        <w:r>
          <w:rPr>
            <w:rFonts w:ascii="Times New Roman" w:hAnsi="Times New Roman"/>
            <w:b w:val="0"/>
            <w:i w:val="0"/>
            <w:sz w:val="24"/>
            <w:u w:val="none"/>
          </w:rPr>
          <w:delText xml:space="preserve"> in writing that this Framework (as filed or with agreed amendments) constitutes the basis of a binding service commitment, following which the parties will document it in a definitive service agreement on terms consistent with this Framework;</w:delText>
        </w:r>
      </w:del>
    </w:p>
    <w:p>
      <w:pPr>
        <w:jc w:val="both"/>
        <w:spacing w:line="240" w:lineRule="auto" w:after="0" w:before="0"/>
      </w:pPr>
    </w:p>
    <w:p>
      <w:pPr>
        <w:ind w:left="720"/>
        <w:jc w:val="both"/>
        <w:spacing w:line="240" w:lineRule="auto" w:after="0" w:before="0"/>
      </w:pPr>
      <w:del w:id="1264" w:author="blackline-tool" w:date="2026-04-13T14:43:10Z">
        <w:r>
          <w:rPr>
            <w:rFonts w:ascii="Times New Roman" w:hAnsi="Times New Roman"/>
            <w:b/>
            <w:i w:val="0"/>
            <w:sz w:val="24"/>
            <w:u w:val="none"/>
          </w:rPr>
          <w:delText>(b)</w:delText>
          <w:tab/>
        </w:r>
      </w:del>
      <w:del w:id="1265" w:author="blackline-tool" w:date="2026-04-13T14:43:10Z">
        <w:r>
          <w:rPr>
            <w:rFonts w:ascii="Times New Roman" w:hAnsi="Times New Roman"/>
            <w:b/>
            <w:i w:val="0"/>
            <w:sz w:val="24"/>
            <w:u w:val="none"/>
          </w:rPr>
          <w:delText>Specific amendments</w:delText>
        </w:r>
      </w:del>
      <w:del w:id="1266" w:author="blackline-tool" w:date="2026-04-13T14:43:10Z">
        <w:r>
          <w:rPr>
            <w:rFonts w:ascii="Times New Roman" w:hAnsi="Times New Roman"/>
            <w:b w:val="0"/>
            <w:i w:val="0"/>
            <w:sz w:val="24"/>
            <w:u w:val="none"/>
          </w:rPr>
          <w:delText>, identifying for each proposed amendment the provision, the proposed amended language, and CN’s commercial or operational reason; or</w:delText>
        </w:r>
      </w:del>
    </w:p>
    <w:p>
      <w:pPr>
        <w:jc w:val="both"/>
        <w:spacing w:line="240" w:lineRule="auto" w:after="0" w:before="0"/>
      </w:pPr>
    </w:p>
    <w:p>
      <w:pPr>
        <w:ind w:left="720"/>
        <w:jc w:val="both"/>
        <w:spacing w:line="240" w:lineRule="auto" w:after="0" w:before="0"/>
      </w:pPr>
      <w:del w:id="1267" w:author="blackline-tool" w:date="2026-04-13T14:43:10Z">
        <w:r>
          <w:rPr>
            <w:rFonts w:ascii="Times New Roman" w:hAnsi="Times New Roman"/>
            <w:b/>
            <w:i w:val="0"/>
            <w:sz w:val="24"/>
            <w:u w:val="none"/>
          </w:rPr>
          <w:delText>(c)</w:delText>
          <w:tab/>
        </w:r>
      </w:del>
      <w:del w:id="1268" w:author="blackline-tool" w:date="2026-04-13T14:43:10Z">
        <w:r>
          <w:rPr>
            <w:rFonts w:ascii="Times New Roman" w:hAnsi="Times New Roman"/>
            <w:b/>
            <w:i w:val="0"/>
            <w:sz w:val="24"/>
            <w:u w:val="none"/>
          </w:rPr>
          <w:delText>Specific objections</w:delText>
        </w:r>
      </w:del>
      <w:del w:id="1269" w:author="blackline-tool" w:date="2026-04-13T14:43:10Z">
        <w:r>
          <w:rPr>
            <w:rFonts w:ascii="Times New Roman" w:hAnsi="Times New Roman"/>
            <w:b w:val="0"/>
            <w:i w:val="0"/>
            <w:sz w:val="24"/>
            <w:u w:val="none"/>
          </w:rPr>
          <w:delText>, stated with particularity on a clause-by-clause basis together with the commercial or operational basis for each objection.</w:delText>
        </w:r>
      </w:del>
    </w:p>
    <w:p>
      <w:pPr>
        <w:jc w:val="both"/>
        <w:spacing w:line="240" w:lineRule="auto" w:after="0" w:before="0"/>
      </w:pPr>
    </w:p>
    <w:p>
      <w:pPr>
        <w:jc w:val="both"/>
        <w:spacing w:line="240" w:lineRule="auto" w:after="0" w:before="0"/>
      </w:pPr>
      <w:del w:id="1270" w:author="blackline-tool" w:date="2026-04-13T14:43:10Z">
        <w:r>
          <w:rPr>
            <w:rFonts w:ascii="Times New Roman" w:hAnsi="Times New Roman"/>
            <w:b w:val="0"/>
            <w:i w:val="0"/>
            <w:sz w:val="24"/>
            <w:u w:val="none"/>
          </w:rPr>
          <w:delText>11.2</w:delText>
          <w:tab/>
        </w:r>
      </w:del>
      <w:del w:id="1271" w:author="blackline-tool" w:date="2026-04-13T14:43:10Z">
        <w:r>
          <w:rPr>
            <w:rFonts w:ascii="Times New Roman" w:hAnsi="Times New Roman"/>
            <w:b/>
            <w:i w:val="0"/>
            <w:sz w:val="24"/>
            <w:u w:val="none"/>
          </w:rPr>
          <w:delText>Response window.</w:delText>
        </w:r>
      </w:del>
      <w:del w:id="1272" w:author="blackline-tool" w:date="2026-04-13T14:43:10Z">
        <w:r>
          <w:rPr>
            <w:rFonts w:ascii="Times New Roman" w:hAnsi="Times New Roman"/>
            <w:b w:val="0"/>
            <w:i w:val="0"/>
            <w:sz w:val="24"/>
            <w:u w:val="none"/>
          </w:rPr>
          <w:delText xml:space="preserve"> Power Wood requests that CN respond within </w:delText>
        </w:r>
      </w:del>
      <w:del w:id="1273" w:author="blackline-tool" w:date="2026-04-13T14:43:10Z">
        <w:r>
          <w:rPr>
            <w:rFonts w:ascii="Times New Roman" w:hAnsi="Times New Roman"/>
            <w:b w:val="0"/>
            <w:i w:val="0"/>
            <w:sz w:val="24"/>
            <w:highlight w:val="yellow"/>
            <w:u w:val="none"/>
          </w:rPr>
          <w:delText>[NTD: confirm — proposed 30 days]</w:delText>
        </w:r>
      </w:del>
      <w:del w:id="1274" w:author="blackline-tool" w:date="2026-04-13T14:43:10Z">
        <w:r>
          <w:rPr>
            <w:rFonts w:ascii="Times New Roman" w:hAnsi="Times New Roman"/>
            <w:b w:val="0"/>
            <w:i w:val="0"/>
            <w:sz w:val="24"/>
            <w:u w:val="none"/>
          </w:rPr>
          <w:delText xml:space="preserve"> of CN’s receipt of the finalized Framework.</w:delText>
        </w:r>
      </w:del>
    </w:p>
    <w:p/>
    <w:p>
      <w:r>
        <w:t>11.1</w:t>
      </w:r>
      <w:r>
        <w:tab/>
      </w:r>
      <w:r>
        <w:rPr>
          <w:b/>
        </w:rPr>
        <w:t>Without prejudice.</w:t>
      </w:r>
      <w:r>
        <w:t xml:space="preserve"> This Framework is tendered without prejudice to either party’s rights in CTA Case No. 26-05910. CN’s engagement with it is not a waiver or admission, and Power Wood’s delivery of it is not a withdrawal of the relief sought in the Reply. What Power Wood cannot accept, consistent with the commercial realities of the project, is a further period of indefinite deferral.</w:t>
      </w:r>
    </w:p>
    <w:p/>
    <w:p/>
    <w:p>
      <w:pPr>
        <w:jc w:val="left"/>
      </w:pPr>
      <w:r>
        <w:rPr>
          <w:b/>
        </w:rPr>
        <w:t>12.</w:t>
      </w:r>
      <w:r>
        <w:rPr>
          <w:b/>
        </w:rPr>
        <w:tab/>
        <w:t>Response to CN’s Answer</w:t>
      </w:r>
    </w:p>
    <w:p/>
    <w:tbl>
      <w:tblPr>
        <w:tblStyle w:val="TableGrid"/>
        <w:tblW w:type="auto" w:w="0"/>
        <w:tblLook w:firstColumn="1" w:firstRow="1" w:lastColumn="0" w:lastRow="0" w:noHBand="0" w:noVBand="1" w:val="04A0"/>
      </w:tblPr>
      <w:tblGrid>
        <w:gridCol w:w="3120"/>
        <w:gridCol w:w="3120"/>
        <w:gridCol w:w="3120"/>
      </w:tblGrid>
      <w:tr>
        <w:tc>
          <w:tcPr>
            <w:tcW w:type="dxa" w:w="1152"/>
          </w:tcPr>
          <w:p>
            <w:pPr>
              <w:jc w:val="left"/>
            </w:pPr>
            <w:r>
              <w:rPr>
                <w:b/>
                <w:sz w:val="22"/>
              </w:rPr>
              <w:t>CN Answer</w:t>
            </w:r>
          </w:p>
        </w:tc>
        <w:tc>
          <w:tcPr>
            <w:tcW w:type="dxa" w:w="3744"/>
          </w:tcPr>
          <w:p>
            <w:pPr>
              <w:jc w:val="left"/>
            </w:pPr>
            <w:r>
              <w:rPr>
                <w:b/>
                <w:sz w:val="22"/>
              </w:rPr>
              <w:t>CN’s Argument</w:t>
            </w:r>
          </w:p>
        </w:tc>
        <w:tc>
          <w:tcPr>
            <w:tcW w:type="dxa" w:w="4464"/>
          </w:tcPr>
          <w:p>
            <w:pPr>
              <w:jc w:val="left"/>
            </w:pPr>
            <w:r>
              <w:rPr>
                <w:b/>
                <w:sz w:val="22"/>
              </w:rPr>
              <w:t>Framework Response</w:t>
            </w:r>
          </w:p>
        </w:tc>
      </w:tr>
      <w:tr>
        <w:tc>
          <w:tcPr>
            <w:tcW w:type="dxa" w:w="1152"/>
          </w:tcPr>
          <w:p>
            <w:pPr>
              <w:jc w:val="left"/>
            </w:pPr>
            <w:r>
              <w:rPr>
                <w:sz w:val="22"/>
              </w:rPr>
              <w:t>¶ 24</w:t>
            </w:r>
          </w:p>
        </w:tc>
        <w:tc>
          <w:tcPr>
            <w:tcW w:type="dxa" w:w="3744"/>
          </w:tcPr>
          <w:p>
            <w:pPr>
              <w:jc w:val="left"/>
            </w:pPr>
            <w:r>
              <w:rPr>
                <w:sz w:val="22"/>
              </w:rPr>
              <w:t>CN has not refused service; it has identified constraints and proposed alternatives</w:t>
            </w:r>
          </w:p>
        </w:tc>
        <w:tc>
          <w:tcPr>
            <w:tcW w:type="dxa" w:w="4464"/>
          </w:tcPr>
          <w:p>
            <w:pPr>
              <w:jc w:val="left"/>
            </w:pPr>
            <w:r>
              <w:rPr>
                <w:sz w:val="22"/>
              </w:rPr>
              <w:t>Accepted. The Framework is Power Wood’s formal response to the CN Prior Positions (paragraph 2.4), incorporates CN’s March 18, 2024 20-car position as the Phase 1 baseline, and reframes the matter as one of commercial reasonableness under s. 112 CTA</w:t>
            </w:r>
          </w:p>
        </w:tc>
      </w:tr>
      <w:tr>
        <w:tc>
          <w:tcPr>
            <w:tcW w:type="dxa" w:w="1152"/>
          </w:tcPr>
          <w:p>
            <w:pPr>
              <w:jc w:val="left"/>
            </w:pPr>
            <w:r>
              <w:rPr>
                <w:sz w:val="22"/>
              </w:rPr>
              <w:t>¶ 31</w:t>
            </w:r>
          </w:p>
        </w:tc>
        <w:tc>
          <w:tcPr>
            <w:tcW w:type="dxa" w:w="3744"/>
          </w:tcPr>
          <w:p>
            <w:pPr>
              <w:jc w:val="left"/>
            </w:pPr>
            <w:r>
              <w:rPr>
                <w:sz w:val="22"/>
              </w:rPr>
              <w:t>The matter must be assessed on its particular facts</w:t>
            </w:r>
          </w:p>
        </w:tc>
        <w:tc>
          <w:tcPr>
            <w:tcW w:type="dxa" w:w="4464"/>
          </w:tcPr>
          <w:p>
            <w:pPr>
              <w:jc w:val="left"/>
            </w:pPr>
            <w:r>
              <w:rPr>
                <w:sz w:val="22"/>
              </w:rPr>
              <w:t>Accepted. Paragraph 2 states the particular facts — the five-year engagement, the CN Prior Positions, the Karpo Report findings, the sunk commitments, and the project finance structure — which are categorically distinguishable from the authorities CN cites</w:t>
            </w:r>
          </w:p>
        </w:tc>
      </w:tr>
      <w:tr>
        <w:tc>
          <w:tcPr>
            <w:tcW w:type="dxa" w:w="1152"/>
          </w:tcPr>
          <w:p>
            <w:pPr>
              <w:jc w:val="left"/>
            </w:pPr>
            <w:r>
              <w:rPr>
                <w:sz w:val="22"/>
              </w:rPr>
              <w:t>¶¶ 42–43</w:t>
            </w:r>
          </w:p>
        </w:tc>
        <w:tc>
          <w:tcPr>
            <w:tcW w:type="dxa" w:w="3744"/>
          </w:tcPr>
          <w:p>
            <w:pPr>
              <w:jc w:val="left"/>
            </w:pPr>
            <w:r>
              <w:rPr>
                <w:sz w:val="22"/>
              </w:rPr>
              <w:t>Traffic must be “more than proposed”</w:t>
            </w:r>
          </w:p>
        </w:tc>
        <w:tc>
          <w:tcPr>
            <w:tcW w:type="dxa" w:w="4464"/>
          </w:tcPr>
          <w:p>
            <w:pPr>
              <w:jc w:val="left"/>
            </w:pPr>
            <w:r>
              <w:rPr>
                <w:sz w:val="22"/>
              </w:rPr>
              <w:t>The Framework operationalizes firmness across the Volume Schedule, the two-tier take-or-pay, the L/C, the reciprocal Service Reliability KPIs, the parallel conditions precedent, the Lender Direct Agreement, and the $11 million Power Wood capital commitment. These elements go well beyond a proposal</w:t>
            </w:r>
          </w:p>
        </w:tc>
      </w:tr>
      <w:tr>
        <w:tc>
          <w:tcPr>
            <w:tcW w:type="dxa" w:w="1152"/>
          </w:tcPr>
          <w:p>
            <w:pPr>
              <w:jc w:val="left"/>
            </w:pPr>
            <w:r>
              <w:rPr>
                <w:sz w:val="22"/>
              </w:rPr>
              <w:t>¶ 49</w:t>
            </w:r>
          </w:p>
        </w:tc>
        <w:tc>
          <w:tcPr>
            <w:tcW w:type="dxa" w:w="3744"/>
          </w:tcPr>
          <w:p>
            <w:pPr>
              <w:jc w:val="left"/>
            </w:pPr>
            <w:r>
              <w:rPr>
                <w:sz w:val="22"/>
              </w:rPr>
              <w:t>Power Wood’s customer arrangements are non-binding LOIs</w:t>
            </w:r>
          </w:p>
        </w:tc>
        <w:tc>
          <w:tcPr>
            <w:tcW w:type="dxa" w:w="4464"/>
          </w:tcPr>
          <w:p>
            <w:pPr>
              <w:jc w:val="left"/>
            </w:pPr>
            <w:r>
              <w:rPr>
                <w:sz w:val="22"/>
              </w:rPr>
              <w:t>Contested on the facts. In any event, the Framework’s take-or-pay, L/C, and Power Wood capital commitment are further and independent indicia of commitment that do not depend on the characterization of the off-take instruments</w:t>
            </w:r>
          </w:p>
        </w:tc>
      </w:tr>
      <w:tr>
        <w:tc>
          <w:tcPr>
            <w:tcW w:type="dxa" w:w="1152"/>
          </w:tcPr>
          <w:p>
            <w:pPr>
              <w:jc w:val="left"/>
            </w:pPr>
            <w:r>
              <w:rPr>
                <w:sz w:val="22"/>
              </w:rPr>
              <w:t>¶ 52</w:t>
            </w:r>
          </w:p>
        </w:tc>
        <w:tc>
          <w:tcPr>
            <w:tcW w:type="dxa" w:w="3744"/>
          </w:tcPr>
          <w:p>
            <w:pPr>
              <w:jc w:val="left"/>
            </w:pPr>
            <w:r>
              <w:rPr>
                <w:sz w:val="22"/>
              </w:rPr>
              <w:t>The Evaluation Approach cannot apply absent actual traffic</w:t>
            </w:r>
          </w:p>
        </w:tc>
        <w:tc>
          <w:tcPr>
            <w:tcW w:type="dxa" w:w="4464"/>
          </w:tcPr>
          <w:p>
            <w:pPr>
              <w:jc w:val="left"/>
            </w:pPr>
            <w:r>
              <w:rPr>
                <w:sz w:val="22"/>
              </w:rPr>
              <w:t>Once the Framework is on the record as a s. 116(1.2)(d) undertaking, the Evaluation Approach is engaged: traffic, request, undertaking, and operational requirements are each specified</w:t>
            </w:r>
          </w:p>
        </w:tc>
      </w:tr>
      <w:tr>
        <w:tc>
          <w:tcPr>
            <w:tcW w:type="dxa" w:w="1152"/>
          </w:tcPr>
          <w:p>
            <w:pPr>
              <w:jc w:val="left"/>
            </w:pPr>
            <w:r>
              <w:rPr>
                <w:sz w:val="22"/>
              </w:rPr>
              <w:t>¶ 54</w:t>
            </w:r>
          </w:p>
        </w:tc>
        <w:tc>
          <w:tcPr>
            <w:tcW w:type="dxa" w:w="3744"/>
          </w:tcPr>
          <w:p>
            <w:pPr>
              <w:jc w:val="left"/>
            </w:pPr>
            <w:r>
              <w:rPr>
                <w:sz w:val="22"/>
              </w:rPr>
              <w:t>CN will work with Power Wood “having regard to circumstances then existing”</w:t>
            </w:r>
          </w:p>
        </w:tc>
        <w:tc>
          <w:tcPr>
            <w:tcW w:type="dxa" w:w="4464"/>
          </w:tcPr>
          <w:p>
            <w:pPr>
              <w:jc w:val="left"/>
            </w:pPr>
            <w:r>
              <w:rPr>
                <w:sz w:val="22"/>
              </w:rPr>
              <w:t xml:space="preserve">Expressly rejected by paragraph 8.5. The parallel conditions precedent fix the commercial terms now and preclude CN from reopening any commercial term at </w:t>
            </w:r>
            <w:r>
              <w:rPr>
                <w:sz w:val="22"/>
              </w:rPr>
              <w:lastRenderedPageBreak/>
              <w:t>commencement</w:t>
            </w:r>
          </w:p>
        </w:tc>
      </w:tr>
    </w:tbl>
    <w:p/>
    <w:p/>
    <w:p>
      <w:pPr>
        <w:jc w:val="left"/>
      </w:pPr>
      <w:r>
        <w:rPr>
          <w:b/>
        </w:rPr>
        <w:t>13.</w:t>
      </w:r>
      <w:r>
        <w:rPr>
          <w:b/>
        </w:rPr>
        <w:tab/>
      </w:r>
      <w:r>
        <w:rPr>
          <w:b/>
          <w:highlight w:val="yellow"/>
        </w:rPr>
        <w:t>[NTD]</w:t>
      </w:r>
      <w:r>
        <w:rPr>
          <w:b/>
        </w:rPr>
        <w:t xml:space="preserve"> Schedule</w:t>
      </w:r>
    </w:p>
    <w:p/>
    <w:p>
      <w:r>
        <w:t>The following items remain unresolved and will be confirmed before execution of the definitive service agreement:</w:t>
      </w:r>
    </w:p>
    <w:p/>
    <w:p>
      <w:pPr>
        <w:ind w:left="720"/>
      </w:pPr>
      <w:r>
        <w:t>(a)</w:t>
      </w:r>
      <w:r>
        <w:tab/>
        <w:t>binding status of the Sumitomo and other off-take instruments, and exhibit copies for filing;</w:t>
      </w:r>
    </w:p>
    <w:p/>
    <w:p>
      <w:pPr>
        <w:ind w:left="720"/>
      </w:pPr>
      <w:r>
        <w:t>(b)</w:t>
      </w:r>
      <w:r>
        <w:tab/>
        <w:t>lender letter confirming the CN service commitment as a specific condition precedent to Financial Close;</w:t>
      </w:r>
    </w:p>
    <w:p/>
    <w:p>
      <w:pPr>
        <w:ind w:left="720"/>
      </w:pPr>
      <w:r>
        <w:t>(c)</w:t>
      </w:r>
      <w:r>
        <w:tab/>
        <w:t>High Level 90-acre site option exercise status;</w:t>
      </w:r>
    </w:p>
    <w:p/>
    <w:p>
      <w:pPr>
        <w:ind w:left="720"/>
      </w:pPr>
      <w:r>
        <w:t>(d)</w:t>
      </w:r>
      <w:r>
        <w:tab/>
        <w:t>Port of Prince Rupert terminal access status;</w:t>
      </w:r>
    </w:p>
    <w:p/>
    <w:p>
      <w:pPr>
        <w:ind w:left="720"/>
      </w:pPr>
      <w:r>
        <w:t>(e)</w:t>
      </w:r>
      <w:r>
        <w:tab/>
        <w:t>exact Service Reliability KPI benchmarks, with input from Greg Karpo;</w:t>
      </w:r>
    </w:p>
    <w:p/>
    <w:p>
      <w:pPr>
        <w:ind w:left="720"/>
      </w:pPr>
      <w:r>
        <w:t>(f)</w:t>
      </w:r>
      <w:r>
        <w:tab/>
        <w:t>reservation fee percentage under the two-tier take-or-pay structure;</w:t>
      </w:r>
    </w:p>
    <w:p/>
    <w:p>
      <w:pPr>
        <w:ind w:left="720"/>
      </w:pPr>
      <w:r>
        <w:t>(g)</w:t>
      </w:r>
      <w:r>
        <w:tab/>
        <w:t>L/C amount (final, once the reservation fee is fixed) and lodging date (Financial Close or Commencement Date);</w:t>
      </w:r>
    </w:p>
    <w:p/>
    <w:p>
      <w:pPr>
        <w:ind w:left="720"/>
      </w:pPr>
      <w:r>
        <w:t>(h)</w:t>
      </w:r>
      <w:r>
        <w:tab/>
        <w:t>Freight Rate confirmation against CN’s current tariff and escalator structure;</w:t>
      </w:r>
    </w:p>
    <w:p/>
    <w:p>
      <w:pPr>
        <w:ind w:left="720"/>
      </w:pPr>
      <w:r>
        <w:t>(i)</w:t>
      </w:r>
      <w:r>
        <w:tab/>
        <w:t>Initial Term duration, to be confirmed against lender amortization requirements;</w:t>
      </w:r>
    </w:p>
    <w:p/>
    <w:p>
      <w:pPr>
        <w:ind w:left="720"/>
      </w:pPr>
      <w:r>
        <w:t>(j)</w:t>
      </w:r>
      <w:r>
        <w:tab/>
        <w:t>CN service failure damages cap;</w:t>
      </w:r>
    </w:p>
    <w:p/>
    <w:p>
      <w:pPr>
        <w:ind w:left="720"/>
        <w:jc w:val="both"/>
        <w:spacing w:line="240" w:lineRule="auto" w:after="0" w:before="0"/>
      </w:pPr>
      <w:del w:id="1275" w:author="blackline-tool" w:date="2026-04-13T14:43:10Z">
        <w:r>
          <w:rPr>
            <w:rFonts w:ascii="Times New Roman" w:hAnsi="Times New Roman"/>
            <w:b w:val="0"/>
            <w:i w:val="0"/>
            <w:sz w:val="24"/>
            <w:u w:val="none"/>
          </w:rPr>
          <w:delText>(k)</w:delText>
          <w:tab/>
          <w:delText>CN response window under paragraph 11.2; and</w:delText>
        </w:r>
      </w:del>
    </w:p>
    <w:p/>
    <w:p>
      <w:pPr>
        <w:ind w:left="720"/>
      </w:pPr>
      <w:r>
        <w:t>(</w:t>
      </w:r>
      <w:del w:id="1276" w:author="blackline-tool" w:date="2026-04-13T14:43:10Z">
        <w:r>
          <w:delText>l</w:delText>
        </w:r>
      </w:del>
      <w:ins w:id="1277" w:author="blackline-tool" w:date="2026-04-13T14:43:10Z">
        <w:r>
          <w:t>k</w:t>
        </w:r>
      </w:ins>
      <w:r>
        <w:t>)</w:t>
      </w:r>
      <w:r>
        <w:tab/>
      </w:r>
      <w:del w:id="1278" w:author="blackline-tool" w:date="2026-04-13T14:43:10Z">
        <w:r>
          <w:delText>definitive</w:delText>
        </w:r>
      </w:del>
      <w:del w:id="1279" w:author="blackline-tool" w:date="2026-04-13T14:43:10Z">
        <w:r>
          <w:delText xml:space="preserve"> </w:delText>
        </w:r>
      </w:del>
      <w:del w:id="1280" w:author="blackline-tool" w:date="2026-04-13T14:43:10Z">
        <w:r>
          <w:delText>terms</w:delText>
        </w:r>
      </w:del>
      <w:del w:id="1281" w:author="blackline-tool" w:date="2026-04-13T14:43:10Z">
        <w:r>
          <w:delText xml:space="preserve"> </w:delText>
        </w:r>
      </w:del>
      <w:del w:id="1282" w:author="blackline-tool" w:date="2026-04-13T14:43:10Z">
        <w:r>
          <w:delText>of</w:delText>
        </w:r>
      </w:del>
      <w:del w:id="1283" w:author="blackline-tool" w:date="2026-04-13T14:43:10Z">
        <w:r>
          <w:delText xml:space="preserve"> </w:delText>
        </w:r>
      </w:del>
      <w:del w:id="1284" w:author="blackline-tool" w:date="2026-04-13T14:43:10Z">
        <w:r>
          <w:delText>the</w:delText>
        </w:r>
      </w:del>
      <w:del w:id="1285" w:author="blackline-tool" w:date="2026-04-13T14:43:10Z">
        <w:r>
          <w:delText xml:space="preserve"> </w:delText>
        </w:r>
      </w:del>
      <w:del w:id="1286" w:author="blackline-tool" w:date="2026-04-13T14:43:10Z">
        <w:r>
          <w:delText>Lender</w:delText>
        </w:r>
      </w:del>
      <w:del w:id="1287" w:author="blackline-tool" w:date="2026-04-13T14:43:10Z">
        <w:r>
          <w:delText xml:space="preserve"> </w:delText>
        </w:r>
      </w:del>
      <w:del w:id="1288" w:author="blackline-tool" w:date="2026-04-13T14:43:10Z">
        <w:r>
          <w:delText>Direct</w:delText>
        </w:r>
      </w:del>
      <w:del w:id="1289" w:author="blackline-tool" w:date="2026-04-13T14:43:10Z">
        <w:r>
          <w:delText xml:space="preserve"> </w:delText>
        </w:r>
      </w:del>
      <w:del w:id="1290" w:author="blackline-tool" w:date="2026-04-13T14:43:10Z">
        <w:r>
          <w:delText>Agreement</w:delText>
        </w:r>
      </w:del>
      <w:del w:id="1291" w:author="blackline-tool" w:date="2026-04-13T14:43:10Z">
        <w:r>
          <w:delText>,</w:delText>
        </w:r>
      </w:del>
      <w:del w:id="1292" w:author="blackline-tool" w:date="2026-04-13T14:43:10Z">
        <w:r>
          <w:delText xml:space="preserve"> </w:delText>
        </w:r>
      </w:del>
      <w:del w:id="1293" w:author="blackline-tool" w:date="2026-04-13T14:43:10Z">
        <w:r>
          <w:delText>to</w:delText>
        </w:r>
      </w:del>
      <w:del w:id="1294" w:author="blackline-tool" w:date="2026-04-13T14:43:10Z">
        <w:r>
          <w:delText xml:space="preserve"> </w:delText>
        </w:r>
      </w:del>
      <w:del w:id="1295" w:author="blackline-tool" w:date="2026-04-13T14:43:10Z">
        <w:r>
          <w:delText>be</w:delText>
        </w:r>
      </w:del>
      <w:del w:id="1296" w:author="blackline-tool" w:date="2026-04-13T14:43:10Z">
        <w:r>
          <w:delText xml:space="preserve"> </w:delText>
        </w:r>
      </w:del>
      <w:del w:id="1297" w:author="blackline-tool" w:date="2026-04-13T14:43:10Z">
        <w:r>
          <w:delText>confirmed</w:delText>
        </w:r>
      </w:del>
      <w:del w:id="1298" w:author="blackline-tool" w:date="2026-04-13T14:43:10Z">
        <w:r>
          <w:delText xml:space="preserve"> </w:delText>
        </w:r>
      </w:del>
      <w:del w:id="1299" w:author="blackline-tool" w:date="2026-04-13T14:43:10Z">
        <w:r>
          <w:delText>with</w:delText>
        </w:r>
      </w:del>
      <w:del w:id="1300" w:author="blackline-tool" w:date="2026-04-13T14:43:10Z">
        <w:r>
          <w:delText xml:space="preserve"> </w:delText>
        </w:r>
      </w:del>
      <w:del w:id="1301" w:author="blackline-tool" w:date="2026-04-13T14:43:10Z">
        <w:r>
          <w:delText>financing</w:delText>
        </w:r>
      </w:del>
      <w:del w:id="1302" w:author="blackline-tool" w:date="2026-04-13T14:43:10Z">
        <w:r>
          <w:delText xml:space="preserve"> </w:delText>
        </w:r>
      </w:del>
      <w:del w:id="1303" w:author="blackline-tool" w:date="2026-04-13T14:43:10Z">
        <w:r>
          <w:delText>counsel</w:delText>
        </w:r>
      </w:del>
      <w:del w:id="1304" w:author="blackline-tool" w:date="2026-04-13T14:43:10Z">
        <w:r>
          <w:delText>.</w:delText>
        </w:r>
      </w:del>
    </w:p>
    <w:p/>
    <w:p/>
    <w:p>
      <w:pPr>
        <w:jc w:val="center"/>
      </w:pPr>
      <w:r>
        <w:rPr>
          <w:i/>
        </w:rPr>
        <w:t xml:space="preserve">End of Appendix </w:t>
      </w:r>
      <w:r>
        <w:rPr>
          <w:i/>
          <w:highlight w:val="yellow"/>
        </w:rPr>
        <w:t>[X]</w:t>
      </w:r>
      <w:r>
        <w:rPr>
          <w:i/>
        </w:rPr>
        <w:t>.</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Edelshaim</dc:creator>
  <cp:keywords/>
  <dc:description/>
  <cp:lastModifiedBy/>
  <cp:revision>1</cp:revision>
  <dcterms:created xsi:type="dcterms:W3CDTF">2013-12-23T23:15:00Z</dcterms:created>
  <dcterms:modified xsi:type="dcterms:W3CDTF">2013-12-23T23:15:00Z</dcterms:modified>
  <cp:category/>
  <dc:language>en-CA</dc:language>
</cp:coreProperties>
</file>